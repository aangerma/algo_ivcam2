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40465301" w:displacedByCustomXml="next"/>
    <w:bookmarkStart w:id="1" w:name="_Toc434853399" w:displacedByCustomXml="next"/>
    <w:sdt>
      <w:sdtPr>
        <w:id w:val="1324929682"/>
        <w:docPartObj>
          <w:docPartGallery w:val="Cover Pages"/>
          <w:docPartUnique/>
        </w:docPartObj>
      </w:sdtPr>
      <w:sdtContent>
        <w:p w14:paraId="12821B54" w14:textId="77777777" w:rsidR="00244109" w:rsidRDefault="00244109"/>
        <w:p w14:paraId="245F1326" w14:textId="77777777" w:rsidR="00244109" w:rsidRDefault="009B2C5A">
          <w:pPr>
            <w:spacing w:after="160" w:line="259" w:lineRule="auto"/>
          </w:pPr>
          <w:r>
            <w:rPr>
              <w:noProof/>
            </w:rPr>
            <mc:AlternateContent>
              <mc:Choice Requires="wps">
                <w:drawing>
                  <wp:anchor distT="0" distB="0" distL="182880" distR="182880" simplePos="0" relativeHeight="251635200" behindDoc="0" locked="0" layoutInCell="1" allowOverlap="1" wp14:anchorId="2F4F7EBC" wp14:editId="17BDC971">
                    <wp:simplePos x="0" y="0"/>
                    <wp:positionH relativeFrom="margin">
                      <wp:align>left</wp:align>
                    </wp:positionH>
                    <wp:positionV relativeFrom="page">
                      <wp:posOffset>2074441</wp:posOffset>
                    </wp:positionV>
                    <wp:extent cx="4686300" cy="6858000"/>
                    <wp:effectExtent l="0" t="0" r="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85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0CB8B" w14:textId="77777777" w:rsidR="004F610B" w:rsidRDefault="004F610B" w:rsidP="00244109">
                                <w:pPr>
                                  <w:pStyle w:val="DocTitle"/>
                                  <w:spacing w:before="120"/>
                                  <w:ind w:left="0" w:right="576"/>
                                </w:pPr>
                                <w:sdt>
                                  <w:sdtPr>
                                    <w:alias w:val="Title"/>
                                    <w:tag w:val=""/>
                                    <w:id w:val="-407388354"/>
                                    <w:dataBinding w:prefixMappings="xmlns:ns0='http://purl.org/dc/elements/1.1/' xmlns:ns1='http://schemas.openxmlformats.org/package/2006/metadata/core-properties' " w:xpath="/ns1:coreProperties[1]/ns0:title[1]" w:storeItemID="{6C3C8BC8-F283-45AE-878A-BAB7291924A1}"/>
                                    <w:text/>
                                  </w:sdtPr>
                                  <w:sdtContent>
                                    <w:r w:rsidRPr="00244109">
                                      <w:t>IVCAM2.0 3D Imaging Camera</w:t>
                                    </w:r>
                                  </w:sdtContent>
                                </w:sdt>
                                <w:r w:rsidRPr="00244109">
                                  <w:t xml:space="preserve"> </w:t>
                                </w:r>
                                <w:r>
                                  <w:br/>
                                </w:r>
                              </w:p>
                              <w:p w14:paraId="315D63D2" w14:textId="77777777" w:rsidR="004F610B" w:rsidRDefault="004F610B" w:rsidP="00244109">
                                <w:pPr>
                                  <w:pStyle w:val="DateTitlePage"/>
                                  <w:ind w:left="0"/>
                                </w:pPr>
                                <w:r>
                                  <w:rPr>
                                    <w:noProof/>
                                  </w:rPr>
                                  <w:drawing>
                                    <wp:inline distT="0" distB="0" distL="0" distR="0" wp14:anchorId="37672029" wp14:editId="0A49833D">
                                      <wp:extent cx="5322627" cy="276030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9375" cy="2784551"/>
                                              </a:xfrm>
                                              <a:prstGeom prst="rect">
                                                <a:avLst/>
                                              </a:prstGeom>
                                            </pic:spPr>
                                          </pic:pic>
                                        </a:graphicData>
                                      </a:graphic>
                                    </wp:inline>
                                  </w:drawing>
                                </w:r>
                              </w:p>
                              <w:p w14:paraId="66CB3E56" w14:textId="77777777" w:rsidR="004F610B" w:rsidRDefault="004F610B" w:rsidP="00244109">
                                <w:pPr>
                                  <w:pStyle w:val="DocType"/>
                                  <w:ind w:left="0"/>
                                </w:pPr>
                              </w:p>
                              <w:p w14:paraId="1E235B49" w14:textId="77777777" w:rsidR="004F610B" w:rsidRDefault="004F610B" w:rsidP="00244109">
                                <w:pPr>
                                  <w:pStyle w:val="DocType"/>
                                  <w:ind w:left="0"/>
                                </w:pPr>
                              </w:p>
                              <w:p w14:paraId="4D71C487" w14:textId="77777777" w:rsidR="004F610B" w:rsidRDefault="004F610B" w:rsidP="00244109">
                                <w:pPr>
                                  <w:pStyle w:val="DocType"/>
                                  <w:ind w:left="0"/>
                                </w:pPr>
                              </w:p>
                              <w:p w14:paraId="208D540C" w14:textId="77777777" w:rsidR="004F610B" w:rsidRDefault="004F610B" w:rsidP="00244109">
                                <w:pPr>
                                  <w:pStyle w:val="DocType"/>
                                  <w:ind w:left="0"/>
                                </w:pPr>
                              </w:p>
                              <w:p w14:paraId="68DE2480" w14:textId="77777777" w:rsidR="004F610B" w:rsidRDefault="004F610B" w:rsidP="006E13E4">
                                <w:pPr>
                                  <w:pStyle w:val="DocType"/>
                                  <w:ind w:left="0"/>
                                </w:pPr>
                                <w:r>
                                  <w:t>ASIC A0 STT specification</w:t>
                                </w:r>
                              </w:p>
                              <w:p w14:paraId="2D2B4208" w14:textId="77777777" w:rsidR="004F610B" w:rsidRDefault="004F610B" w:rsidP="00244109">
                                <w:pPr>
                                  <w:pStyle w:val="DateTitlePage"/>
                                  <w:ind w:left="0"/>
                                </w:pPr>
                              </w:p>
                              <w:p w14:paraId="6F90E639" w14:textId="77777777" w:rsidR="004F610B" w:rsidRDefault="004F610B" w:rsidP="00244109">
                                <w:pPr>
                                  <w:pStyle w:val="DateTitlePage"/>
                                  <w:ind w:left="0"/>
                                </w:pPr>
                              </w:p>
                              <w:p w14:paraId="24DD1730" w14:textId="77777777" w:rsidR="004F610B" w:rsidRDefault="004F610B" w:rsidP="00244109">
                                <w:pPr>
                                  <w:pStyle w:val="DateTitlePage"/>
                                  <w:ind w:left="0"/>
                                </w:pPr>
                              </w:p>
                              <w:p w14:paraId="50CF574A" w14:textId="34AA8ABA" w:rsidR="004F610B" w:rsidRDefault="004F610B" w:rsidP="00244109">
                                <w:pPr>
                                  <w:pStyle w:val="DateTitlePage"/>
                                  <w:ind w:left="0"/>
                                </w:pPr>
                                <w:r>
                                  <w:fldChar w:fldCharType="begin"/>
                                </w:r>
                                <w:r>
                                  <w:instrText xml:space="preserve"> SAVEDATE  \@ "d MMMM yyyy"  \* MERGEFORMAT </w:instrText>
                                </w:r>
                                <w:r>
                                  <w:fldChar w:fldCharType="separate"/>
                                </w:r>
                                <w:ins w:id="2" w:author="Zabatani, Aviad" w:date="2016-12-27T12:09:00Z">
                                  <w:r>
                                    <w:rPr>
                                      <w:noProof/>
                                    </w:rPr>
                                    <w:t>5 October 2016</w:t>
                                  </w:r>
                                </w:ins>
                                <w:del w:id="3" w:author="Zabatani, Aviad" w:date="2016-12-27T12:09:00Z">
                                  <w:r w:rsidDel="00DC69EB">
                                    <w:rPr>
                                      <w:noProof/>
                                    </w:rPr>
                                    <w:delText>26 September 2016</w:delText>
                                  </w:r>
                                </w:del>
                                <w:r>
                                  <w:fldChar w:fldCharType="end"/>
                                </w:r>
                                <w:r>
                                  <w:t xml:space="preserve"> </w:t>
                                </w:r>
                              </w:p>
                              <w:p w14:paraId="3D549D55" w14:textId="77777777" w:rsidR="004F610B" w:rsidRDefault="004F610B" w:rsidP="00244109">
                                <w:pPr>
                                  <w:pStyle w:val="DateTitlePage"/>
                                  <w:ind w:left="0"/>
                                </w:pPr>
                              </w:p>
                              <w:p w14:paraId="72248B7C" w14:textId="77777777" w:rsidR="004F610B" w:rsidRDefault="004F610B" w:rsidP="00244109">
                                <w:pPr>
                                  <w:pStyle w:val="DateTitlePage"/>
                                  <w:ind w:left="0"/>
                                </w:pPr>
                              </w:p>
                              <w:p w14:paraId="7F080A6E" w14:textId="77777777" w:rsidR="004F610B" w:rsidRDefault="004F610B" w:rsidP="00DE0081">
                                <w:pPr>
                                  <w:pStyle w:val="DateTitlePage"/>
                                  <w:ind w:left="0"/>
                                </w:pPr>
                                <w:r>
                                  <w:t>Revision 0.5.0</w:t>
                                </w:r>
                              </w:p>
                              <w:p w14:paraId="72851DDC" w14:textId="77777777" w:rsidR="004F610B" w:rsidRDefault="004F610B" w:rsidP="00244109">
                                <w:pPr>
                                  <w:pStyle w:val="DateTitlePage"/>
                                  <w:ind w:left="0"/>
                                </w:pPr>
                              </w:p>
                              <w:p w14:paraId="77D78385" w14:textId="77777777" w:rsidR="004F610B" w:rsidRDefault="004F610B" w:rsidP="00244109">
                                <w:pPr>
                                  <w:pStyle w:val="DateTitlePage"/>
                                  <w:ind w:left="0"/>
                                </w:pPr>
                              </w:p>
                              <w:p w14:paraId="21DD763C" w14:textId="77777777" w:rsidR="004F610B" w:rsidRDefault="004F610B" w:rsidP="00244109">
                                <w:pPr>
                                  <w:pStyle w:val="DateTitlePage"/>
                                  <w:ind w:left="0"/>
                                </w:pPr>
                              </w:p>
                              <w:p w14:paraId="480DAB72" w14:textId="77777777" w:rsidR="004F610B" w:rsidRDefault="004F610B" w:rsidP="00244109">
                                <w:pPr>
                                  <w:pStyle w:val="Classification"/>
                                  <w:ind w:left="0"/>
                                </w:pPr>
                                <w:r>
                                  <w:t>Intel Top Secret</w:t>
                                </w:r>
                              </w:p>
                              <w:p w14:paraId="4F771179" w14:textId="77777777" w:rsidR="004F610B" w:rsidRDefault="004F610B">
                                <w:pPr>
                                  <w:pStyle w:val="NoSpacing"/>
                                  <w:spacing w:before="40" w:after="560" w:line="216" w:lineRule="auto"/>
                                  <w:rPr>
                                    <w:color w:val="5B9BD5" w:themeColor="accent1"/>
                                    <w:sz w:val="72"/>
                                    <w:szCs w:val="72"/>
                                  </w:rPr>
                                </w:pPr>
                              </w:p>
                              <w:p w14:paraId="25E63FBA" w14:textId="77777777" w:rsidR="004F610B" w:rsidRDefault="004F610B">
                                <w:pPr>
                                  <w:pStyle w:val="NoSpacing"/>
                                  <w:spacing w:before="40" w:after="40"/>
                                  <w:rPr>
                                    <w:caps/>
                                    <w:color w:val="1F3864" w:themeColor="accent5" w:themeShade="80"/>
                                    <w:sz w:val="28"/>
                                    <w:szCs w:val="28"/>
                                  </w:rPr>
                                </w:pPr>
                              </w:p>
                              <w:p w14:paraId="0D278436" w14:textId="77777777" w:rsidR="004F610B" w:rsidRDefault="004F610B">
                                <w:pPr>
                                  <w:pStyle w:val="NoSpacing"/>
                                  <w:spacing w:before="8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2F4F7EBC" id="_x0000_t202" coordsize="21600,21600" o:spt="202" path="m,l,21600r21600,l21600,xe">
                    <v:stroke joinstyle="miter"/>
                    <v:path gradientshapeok="t" o:connecttype="rect"/>
                  </v:shapetype>
                  <v:shape id="Text Box 131" o:spid="_x0000_s1026" type="#_x0000_t202" style="position:absolute;margin-left:0;margin-top:163.35pt;width:369pt;height:540pt;z-index:251635200;visibility:visible;mso-wrap-style:square;mso-width-percent:790;mso-height-percent:0;mso-wrap-distance-left:14.4pt;mso-wrap-distance-top:0;mso-wrap-distance-right:14.4pt;mso-wrap-distance-bottom:0;mso-position-horizontal:left;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" filled="f" stroked="f" strokeweight=".5pt">
                    <v:textbox inset="0,0,0,0">
                      <w:txbxContent>
                        <w:p w14:paraId="3A10CB8B" w14:textId="77777777" w:rsidR="004F610B" w:rsidRDefault="004F610B" w:rsidP="00244109">
                          <w:pPr>
                            <w:pStyle w:val="DocTitle"/>
                            <w:spacing w:before="120"/>
                            <w:ind w:left="0" w:right="576"/>
                          </w:pPr>
                          <w:sdt>
                            <w:sdtPr>
                              <w:alias w:val="Title"/>
                              <w:tag w:val=""/>
                              <w:id w:val="-407388354"/>
                              <w:dataBinding w:prefixMappings="xmlns:ns0='http://purl.org/dc/elements/1.1/' xmlns:ns1='http://schemas.openxmlformats.org/package/2006/metadata/core-properties' " w:xpath="/ns1:coreProperties[1]/ns0:title[1]" w:storeItemID="{6C3C8BC8-F283-45AE-878A-BAB7291924A1}"/>
                              <w:text/>
                            </w:sdtPr>
                            <w:sdtContent>
                              <w:r w:rsidRPr="00244109">
                                <w:t>IVCAM2.0 3D Imaging Camera</w:t>
                              </w:r>
                            </w:sdtContent>
                          </w:sdt>
                          <w:r w:rsidRPr="00244109">
                            <w:t xml:space="preserve"> </w:t>
                          </w:r>
                          <w:r>
                            <w:br/>
                          </w:r>
                        </w:p>
                        <w:p w14:paraId="315D63D2" w14:textId="77777777" w:rsidR="004F610B" w:rsidRDefault="004F610B" w:rsidP="00244109">
                          <w:pPr>
                            <w:pStyle w:val="DateTitlePage"/>
                            <w:ind w:left="0"/>
                          </w:pPr>
                          <w:r>
                            <w:rPr>
                              <w:noProof/>
                            </w:rPr>
                            <w:drawing>
                              <wp:inline distT="0" distB="0" distL="0" distR="0" wp14:anchorId="37672029" wp14:editId="0A49833D">
                                <wp:extent cx="5322627" cy="276030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9375" cy="2784551"/>
                                        </a:xfrm>
                                        <a:prstGeom prst="rect">
                                          <a:avLst/>
                                        </a:prstGeom>
                                      </pic:spPr>
                                    </pic:pic>
                                  </a:graphicData>
                                </a:graphic>
                              </wp:inline>
                            </w:drawing>
                          </w:r>
                        </w:p>
                        <w:p w14:paraId="66CB3E56" w14:textId="77777777" w:rsidR="004F610B" w:rsidRDefault="004F610B" w:rsidP="00244109">
                          <w:pPr>
                            <w:pStyle w:val="DocType"/>
                            <w:ind w:left="0"/>
                          </w:pPr>
                        </w:p>
                        <w:p w14:paraId="1E235B49" w14:textId="77777777" w:rsidR="004F610B" w:rsidRDefault="004F610B" w:rsidP="00244109">
                          <w:pPr>
                            <w:pStyle w:val="DocType"/>
                            <w:ind w:left="0"/>
                          </w:pPr>
                        </w:p>
                        <w:p w14:paraId="4D71C487" w14:textId="77777777" w:rsidR="004F610B" w:rsidRDefault="004F610B" w:rsidP="00244109">
                          <w:pPr>
                            <w:pStyle w:val="DocType"/>
                            <w:ind w:left="0"/>
                          </w:pPr>
                        </w:p>
                        <w:p w14:paraId="208D540C" w14:textId="77777777" w:rsidR="004F610B" w:rsidRDefault="004F610B" w:rsidP="00244109">
                          <w:pPr>
                            <w:pStyle w:val="DocType"/>
                            <w:ind w:left="0"/>
                          </w:pPr>
                        </w:p>
                        <w:p w14:paraId="68DE2480" w14:textId="77777777" w:rsidR="004F610B" w:rsidRDefault="004F610B" w:rsidP="006E13E4">
                          <w:pPr>
                            <w:pStyle w:val="DocType"/>
                            <w:ind w:left="0"/>
                          </w:pPr>
                          <w:r>
                            <w:t>ASIC A0 STT specification</w:t>
                          </w:r>
                        </w:p>
                        <w:p w14:paraId="2D2B4208" w14:textId="77777777" w:rsidR="004F610B" w:rsidRDefault="004F610B" w:rsidP="00244109">
                          <w:pPr>
                            <w:pStyle w:val="DateTitlePage"/>
                            <w:ind w:left="0"/>
                          </w:pPr>
                        </w:p>
                        <w:p w14:paraId="6F90E639" w14:textId="77777777" w:rsidR="004F610B" w:rsidRDefault="004F610B" w:rsidP="00244109">
                          <w:pPr>
                            <w:pStyle w:val="DateTitlePage"/>
                            <w:ind w:left="0"/>
                          </w:pPr>
                        </w:p>
                        <w:p w14:paraId="24DD1730" w14:textId="77777777" w:rsidR="004F610B" w:rsidRDefault="004F610B" w:rsidP="00244109">
                          <w:pPr>
                            <w:pStyle w:val="DateTitlePage"/>
                            <w:ind w:left="0"/>
                          </w:pPr>
                        </w:p>
                        <w:p w14:paraId="50CF574A" w14:textId="34AA8ABA" w:rsidR="004F610B" w:rsidRDefault="004F610B" w:rsidP="00244109">
                          <w:pPr>
                            <w:pStyle w:val="DateTitlePage"/>
                            <w:ind w:left="0"/>
                          </w:pPr>
                          <w:r>
                            <w:fldChar w:fldCharType="begin"/>
                          </w:r>
                          <w:r>
                            <w:instrText xml:space="preserve"> SAVEDATE  \@ "d MMMM yyyy"  \* MERGEFORMAT </w:instrText>
                          </w:r>
                          <w:r>
                            <w:fldChar w:fldCharType="separate"/>
                          </w:r>
                          <w:ins w:id="4" w:author="Zabatani, Aviad" w:date="2016-12-27T12:09:00Z">
                            <w:r>
                              <w:rPr>
                                <w:noProof/>
                              </w:rPr>
                              <w:t>5 October 2016</w:t>
                            </w:r>
                          </w:ins>
                          <w:del w:id="5" w:author="Zabatani, Aviad" w:date="2016-12-27T12:09:00Z">
                            <w:r w:rsidDel="00DC69EB">
                              <w:rPr>
                                <w:noProof/>
                              </w:rPr>
                              <w:delText>26 September 2016</w:delText>
                            </w:r>
                          </w:del>
                          <w:r>
                            <w:fldChar w:fldCharType="end"/>
                          </w:r>
                          <w:r>
                            <w:t xml:space="preserve"> </w:t>
                          </w:r>
                        </w:p>
                        <w:p w14:paraId="3D549D55" w14:textId="77777777" w:rsidR="004F610B" w:rsidRDefault="004F610B" w:rsidP="00244109">
                          <w:pPr>
                            <w:pStyle w:val="DateTitlePage"/>
                            <w:ind w:left="0"/>
                          </w:pPr>
                        </w:p>
                        <w:p w14:paraId="72248B7C" w14:textId="77777777" w:rsidR="004F610B" w:rsidRDefault="004F610B" w:rsidP="00244109">
                          <w:pPr>
                            <w:pStyle w:val="DateTitlePage"/>
                            <w:ind w:left="0"/>
                          </w:pPr>
                        </w:p>
                        <w:p w14:paraId="7F080A6E" w14:textId="77777777" w:rsidR="004F610B" w:rsidRDefault="004F610B" w:rsidP="00DE0081">
                          <w:pPr>
                            <w:pStyle w:val="DateTitlePage"/>
                            <w:ind w:left="0"/>
                          </w:pPr>
                          <w:r>
                            <w:t>Revision 0.5.0</w:t>
                          </w:r>
                        </w:p>
                        <w:p w14:paraId="72851DDC" w14:textId="77777777" w:rsidR="004F610B" w:rsidRDefault="004F610B" w:rsidP="00244109">
                          <w:pPr>
                            <w:pStyle w:val="DateTitlePage"/>
                            <w:ind w:left="0"/>
                          </w:pPr>
                        </w:p>
                        <w:p w14:paraId="77D78385" w14:textId="77777777" w:rsidR="004F610B" w:rsidRDefault="004F610B" w:rsidP="00244109">
                          <w:pPr>
                            <w:pStyle w:val="DateTitlePage"/>
                            <w:ind w:left="0"/>
                          </w:pPr>
                        </w:p>
                        <w:p w14:paraId="21DD763C" w14:textId="77777777" w:rsidR="004F610B" w:rsidRDefault="004F610B" w:rsidP="00244109">
                          <w:pPr>
                            <w:pStyle w:val="DateTitlePage"/>
                            <w:ind w:left="0"/>
                          </w:pPr>
                        </w:p>
                        <w:p w14:paraId="480DAB72" w14:textId="77777777" w:rsidR="004F610B" w:rsidRDefault="004F610B" w:rsidP="00244109">
                          <w:pPr>
                            <w:pStyle w:val="Classification"/>
                            <w:ind w:left="0"/>
                          </w:pPr>
                          <w:r>
                            <w:t>Intel Top Secret</w:t>
                          </w:r>
                        </w:p>
                        <w:p w14:paraId="4F771179" w14:textId="77777777" w:rsidR="004F610B" w:rsidRDefault="004F610B">
                          <w:pPr>
                            <w:pStyle w:val="NoSpacing"/>
                            <w:spacing w:before="40" w:after="560" w:line="216" w:lineRule="auto"/>
                            <w:rPr>
                              <w:color w:val="5B9BD5" w:themeColor="accent1"/>
                              <w:sz w:val="72"/>
                              <w:szCs w:val="72"/>
                            </w:rPr>
                          </w:pPr>
                        </w:p>
                        <w:p w14:paraId="25E63FBA" w14:textId="77777777" w:rsidR="004F610B" w:rsidRDefault="004F610B">
                          <w:pPr>
                            <w:pStyle w:val="NoSpacing"/>
                            <w:spacing w:before="40" w:after="40"/>
                            <w:rPr>
                              <w:caps/>
                              <w:color w:val="1F3864" w:themeColor="accent5" w:themeShade="80"/>
                              <w:sz w:val="28"/>
                              <w:szCs w:val="28"/>
                            </w:rPr>
                          </w:pPr>
                        </w:p>
                        <w:p w14:paraId="0D278436" w14:textId="77777777" w:rsidR="004F610B" w:rsidRDefault="004F610B">
                          <w:pPr>
                            <w:pStyle w:val="NoSpacing"/>
                            <w:spacing w:before="80" w:after="40"/>
                            <w:rPr>
                              <w:caps/>
                              <w:color w:val="4472C4" w:themeColor="accent5"/>
                              <w:sz w:val="24"/>
                              <w:szCs w:val="24"/>
                            </w:rPr>
                          </w:pPr>
                        </w:p>
                      </w:txbxContent>
                    </v:textbox>
                    <w10:wrap type="square" anchorx="margin" anchory="page"/>
                  </v:shape>
                </w:pict>
              </mc:Fallback>
            </mc:AlternateContent>
          </w:r>
          <w:r w:rsidR="00244109">
            <w:br w:type="page"/>
          </w:r>
        </w:p>
        <w:p w14:paraId="6E6E6408" w14:textId="77777777" w:rsidR="00244109" w:rsidRDefault="00244109" w:rsidP="008202A6">
          <w:pPr>
            <w:pStyle w:val="Caption"/>
          </w:pPr>
          <w:bookmarkStart w:id="6" w:name="_Toc453597979"/>
          <w:r>
            <w:lastRenderedPageBreak/>
            <w:t xml:space="preserve">Table </w:t>
          </w:r>
          <w:fldSimple w:instr=" SEQ Table \* ARABIC ">
            <w:r w:rsidR="006E13E4">
              <w:rPr>
                <w:noProof/>
              </w:rPr>
              <w:t>1</w:t>
            </w:r>
          </w:fldSimple>
          <w:r>
            <w:t>: Revision history</w:t>
          </w:r>
          <w:bookmarkEnd w:id="6"/>
        </w:p>
        <w:tbl>
          <w:tblPr>
            <w:tblW w:w="101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080"/>
            <w:gridCol w:w="2340"/>
            <w:gridCol w:w="3465"/>
            <w:gridCol w:w="2250"/>
          </w:tblGrid>
          <w:tr w:rsidR="00244109" w14:paraId="0350A37C" w14:textId="77777777" w:rsidTr="000A2939">
            <w:tc>
              <w:tcPr>
                <w:tcW w:w="990" w:type="dxa"/>
                <w:tcBorders>
                  <w:top w:val="single" w:sz="6" w:space="0" w:color="auto"/>
                  <w:left w:val="single" w:sz="6" w:space="0" w:color="auto"/>
                  <w:bottom w:val="single" w:sz="6" w:space="0" w:color="auto"/>
                  <w:right w:val="single" w:sz="6" w:space="0" w:color="auto"/>
                </w:tcBorders>
                <w:vAlign w:val="center"/>
              </w:tcPr>
              <w:p w14:paraId="1C006ED6" w14:textId="77777777" w:rsidR="00244109" w:rsidRDefault="00244109" w:rsidP="009B2C5A">
                <w:pPr>
                  <w:pStyle w:val="CellHeadingCenter"/>
                  <w:spacing w:before="0"/>
                  <w:ind w:left="0"/>
                </w:pPr>
                <w:r>
                  <w:t>Matlab Version</w:t>
                </w:r>
              </w:p>
            </w:tc>
            <w:tc>
              <w:tcPr>
                <w:tcW w:w="1080" w:type="dxa"/>
                <w:tcBorders>
                  <w:top w:val="single" w:sz="6" w:space="0" w:color="auto"/>
                  <w:left w:val="single" w:sz="6" w:space="0" w:color="auto"/>
                  <w:bottom w:val="single" w:sz="6" w:space="0" w:color="auto"/>
                  <w:right w:val="single" w:sz="6" w:space="0" w:color="auto"/>
                </w:tcBorders>
                <w:vAlign w:val="center"/>
              </w:tcPr>
              <w:p w14:paraId="57A8B8D2" w14:textId="77777777" w:rsidR="00244109" w:rsidRDefault="00244109" w:rsidP="009B2C5A">
                <w:pPr>
                  <w:pStyle w:val="CellHeadingCenter"/>
                  <w:spacing w:before="0"/>
                  <w:ind w:left="0"/>
                </w:pPr>
                <w:r>
                  <w:t>Revision Number</w:t>
                </w:r>
              </w:p>
            </w:tc>
            <w:tc>
              <w:tcPr>
                <w:tcW w:w="2340" w:type="dxa"/>
                <w:tcBorders>
                  <w:top w:val="single" w:sz="6" w:space="0" w:color="auto"/>
                  <w:left w:val="single" w:sz="6" w:space="0" w:color="auto"/>
                  <w:bottom w:val="single" w:sz="6" w:space="0" w:color="auto"/>
                  <w:right w:val="single" w:sz="6" w:space="0" w:color="auto"/>
                </w:tcBorders>
                <w:vAlign w:val="center"/>
              </w:tcPr>
              <w:p w14:paraId="7EC72927" w14:textId="77777777" w:rsidR="00244109" w:rsidRDefault="00244109" w:rsidP="009B2C5A">
                <w:pPr>
                  <w:pStyle w:val="CellHeadingCenter"/>
                  <w:spacing w:before="0"/>
                  <w:ind w:left="0"/>
                </w:pPr>
                <w:r>
                  <w:t>Revised by</w:t>
                </w:r>
              </w:p>
            </w:tc>
            <w:tc>
              <w:tcPr>
                <w:tcW w:w="3465" w:type="dxa"/>
                <w:tcBorders>
                  <w:top w:val="single" w:sz="6" w:space="0" w:color="auto"/>
                  <w:left w:val="single" w:sz="6" w:space="0" w:color="auto"/>
                  <w:bottom w:val="single" w:sz="6" w:space="0" w:color="auto"/>
                  <w:right w:val="single" w:sz="6" w:space="0" w:color="auto"/>
                </w:tcBorders>
                <w:vAlign w:val="center"/>
              </w:tcPr>
              <w:p w14:paraId="3982A758" w14:textId="77777777" w:rsidR="00244109" w:rsidRDefault="00244109" w:rsidP="009B2C5A">
                <w:pPr>
                  <w:pStyle w:val="CellHeadingCenter"/>
                  <w:spacing w:before="0"/>
                  <w:ind w:left="0"/>
                </w:pPr>
                <w:r>
                  <w:t>Description</w:t>
                </w:r>
              </w:p>
            </w:tc>
            <w:tc>
              <w:tcPr>
                <w:tcW w:w="2250" w:type="dxa"/>
                <w:tcBorders>
                  <w:top w:val="single" w:sz="6" w:space="0" w:color="auto"/>
                  <w:left w:val="single" w:sz="6" w:space="0" w:color="auto"/>
                  <w:bottom w:val="single" w:sz="6" w:space="0" w:color="auto"/>
                  <w:right w:val="single" w:sz="6" w:space="0" w:color="auto"/>
                </w:tcBorders>
                <w:vAlign w:val="center"/>
              </w:tcPr>
              <w:p w14:paraId="645A9D47" w14:textId="77777777" w:rsidR="00244109" w:rsidRDefault="00244109" w:rsidP="009B2C5A">
                <w:pPr>
                  <w:pStyle w:val="CellHeadingCenter"/>
                  <w:spacing w:before="0"/>
                  <w:ind w:left="0"/>
                </w:pPr>
                <w:r>
                  <w:t>Revision Date</w:t>
                </w:r>
              </w:p>
            </w:tc>
          </w:tr>
          <w:tr w:rsidR="00F568ED" w14:paraId="04F6F7C9" w14:textId="77777777" w:rsidTr="000A2939">
            <w:tc>
              <w:tcPr>
                <w:tcW w:w="990" w:type="dxa"/>
                <w:tcBorders>
                  <w:top w:val="single" w:sz="6" w:space="0" w:color="auto"/>
                  <w:left w:val="single" w:sz="6" w:space="0" w:color="auto"/>
                  <w:bottom w:val="single" w:sz="6" w:space="0" w:color="auto"/>
                  <w:right w:val="single" w:sz="6" w:space="0" w:color="auto"/>
                </w:tcBorders>
                <w:vAlign w:val="center"/>
              </w:tcPr>
              <w:p w14:paraId="479C74BC" w14:textId="77777777" w:rsidR="00F568ED" w:rsidRPr="00391472" w:rsidRDefault="00DC5C9C" w:rsidP="00F568ED">
                <w:pPr>
                  <w:pStyle w:val="CellBodyCenter"/>
                  <w:spacing w:before="0"/>
                  <w:ind w:left="0"/>
                </w:pPr>
                <w:r>
                  <w:t>2016A</w:t>
                </w:r>
              </w:p>
            </w:tc>
            <w:tc>
              <w:tcPr>
                <w:tcW w:w="1080" w:type="dxa"/>
                <w:tcBorders>
                  <w:top w:val="single" w:sz="6" w:space="0" w:color="auto"/>
                  <w:left w:val="single" w:sz="6" w:space="0" w:color="auto"/>
                  <w:bottom w:val="single" w:sz="6" w:space="0" w:color="auto"/>
                  <w:right w:val="single" w:sz="6" w:space="0" w:color="auto"/>
                </w:tcBorders>
                <w:vAlign w:val="center"/>
              </w:tcPr>
              <w:p w14:paraId="58371BFA" w14:textId="77777777" w:rsidR="00F568ED" w:rsidRDefault="00DC5C9C" w:rsidP="00F568ED">
                <w:pPr>
                  <w:pStyle w:val="CellBodyCenter"/>
                  <w:spacing w:before="0"/>
                  <w:ind w:left="0"/>
                </w:pPr>
                <w:r>
                  <w:t>0.3.0</w:t>
                </w:r>
              </w:p>
            </w:tc>
            <w:tc>
              <w:tcPr>
                <w:tcW w:w="2340" w:type="dxa"/>
                <w:tcBorders>
                  <w:top w:val="single" w:sz="6" w:space="0" w:color="auto"/>
                  <w:left w:val="single" w:sz="6" w:space="0" w:color="auto"/>
                  <w:bottom w:val="single" w:sz="6" w:space="0" w:color="auto"/>
                  <w:right w:val="single" w:sz="6" w:space="0" w:color="auto"/>
                </w:tcBorders>
                <w:vAlign w:val="center"/>
              </w:tcPr>
              <w:p w14:paraId="553921D5" w14:textId="77777777" w:rsidR="00F568ED" w:rsidRDefault="006E13E4" w:rsidP="00F568ED">
                <w:pPr>
                  <w:pStyle w:val="CellBodyLeft"/>
                  <w:spacing w:before="0"/>
                  <w:ind w:left="0"/>
                </w:pPr>
                <w:r>
                  <w:t>Aviad Zabatani</w:t>
                </w:r>
              </w:p>
            </w:tc>
            <w:tc>
              <w:tcPr>
                <w:tcW w:w="3465" w:type="dxa"/>
                <w:tcBorders>
                  <w:top w:val="single" w:sz="6" w:space="0" w:color="auto"/>
                  <w:left w:val="single" w:sz="6" w:space="0" w:color="auto"/>
                  <w:bottom w:val="single" w:sz="6" w:space="0" w:color="auto"/>
                  <w:right w:val="single" w:sz="6" w:space="0" w:color="auto"/>
                </w:tcBorders>
                <w:vAlign w:val="center"/>
              </w:tcPr>
              <w:p w14:paraId="0BD3C452" w14:textId="77777777" w:rsidR="00F568ED" w:rsidRDefault="006E13E4" w:rsidP="00F568ED">
                <w:pPr>
                  <w:pStyle w:val="CellBodyLeft"/>
                  <w:spacing w:before="0"/>
                  <w:ind w:left="0"/>
                </w:pPr>
                <w:r>
                  <w:t>Initial version</w:t>
                </w:r>
              </w:p>
            </w:tc>
            <w:tc>
              <w:tcPr>
                <w:tcW w:w="2250" w:type="dxa"/>
                <w:tcBorders>
                  <w:top w:val="single" w:sz="6" w:space="0" w:color="auto"/>
                  <w:left w:val="single" w:sz="6" w:space="0" w:color="auto"/>
                  <w:bottom w:val="single" w:sz="6" w:space="0" w:color="auto"/>
                  <w:right w:val="single" w:sz="6" w:space="0" w:color="auto"/>
                </w:tcBorders>
                <w:vAlign w:val="center"/>
              </w:tcPr>
              <w:p w14:paraId="561F2C65" w14:textId="77777777" w:rsidR="00F568ED" w:rsidRDefault="006E13E4" w:rsidP="00F568ED">
                <w:pPr>
                  <w:pStyle w:val="CellBodyLeft"/>
                  <w:spacing w:before="0"/>
                  <w:ind w:left="0"/>
                </w:pPr>
                <w:r>
                  <w:t>June 13, 2016</w:t>
                </w:r>
              </w:p>
            </w:tc>
          </w:tr>
          <w:tr w:rsidR="005C6564" w14:paraId="01BB2BDB" w14:textId="77777777" w:rsidTr="000A2939">
            <w:tc>
              <w:tcPr>
                <w:tcW w:w="990" w:type="dxa"/>
                <w:tcBorders>
                  <w:top w:val="single" w:sz="6" w:space="0" w:color="auto"/>
                  <w:left w:val="single" w:sz="6" w:space="0" w:color="auto"/>
                  <w:bottom w:val="single" w:sz="6" w:space="0" w:color="auto"/>
                  <w:right w:val="single" w:sz="6" w:space="0" w:color="auto"/>
                </w:tcBorders>
                <w:vAlign w:val="center"/>
              </w:tcPr>
              <w:p w14:paraId="118C8C60" w14:textId="77777777" w:rsidR="005C6564" w:rsidRDefault="005C6564" w:rsidP="005C6564">
                <w:pPr>
                  <w:pStyle w:val="CellBodyCenter"/>
                  <w:spacing w:before="0"/>
                  <w:ind w:left="0"/>
                </w:pPr>
                <w:r>
                  <w:t>2016A</w:t>
                </w:r>
              </w:p>
            </w:tc>
            <w:tc>
              <w:tcPr>
                <w:tcW w:w="1080" w:type="dxa"/>
                <w:tcBorders>
                  <w:top w:val="single" w:sz="6" w:space="0" w:color="auto"/>
                  <w:left w:val="single" w:sz="6" w:space="0" w:color="auto"/>
                  <w:bottom w:val="single" w:sz="6" w:space="0" w:color="auto"/>
                  <w:right w:val="single" w:sz="6" w:space="0" w:color="auto"/>
                </w:tcBorders>
                <w:vAlign w:val="center"/>
              </w:tcPr>
              <w:p w14:paraId="57F1F4BF" w14:textId="77777777" w:rsidR="005C6564" w:rsidRDefault="001B0BFE" w:rsidP="005C6564">
                <w:pPr>
                  <w:pStyle w:val="CellBodyCenter"/>
                  <w:spacing w:before="0"/>
                  <w:ind w:left="0"/>
                </w:pPr>
                <w:r>
                  <w:t>0.5.0</w:t>
                </w:r>
              </w:p>
            </w:tc>
            <w:tc>
              <w:tcPr>
                <w:tcW w:w="2340" w:type="dxa"/>
                <w:tcBorders>
                  <w:top w:val="single" w:sz="6" w:space="0" w:color="auto"/>
                  <w:left w:val="single" w:sz="6" w:space="0" w:color="auto"/>
                  <w:bottom w:val="single" w:sz="6" w:space="0" w:color="auto"/>
                  <w:right w:val="single" w:sz="6" w:space="0" w:color="auto"/>
                </w:tcBorders>
                <w:vAlign w:val="center"/>
              </w:tcPr>
              <w:p w14:paraId="7847343A" w14:textId="77777777" w:rsidR="005C6564" w:rsidRDefault="005C6564" w:rsidP="005C6564">
                <w:pPr>
                  <w:pStyle w:val="CellBodyLeft"/>
                  <w:spacing w:before="0"/>
                  <w:ind w:left="0"/>
                </w:pPr>
                <w:r>
                  <w:t>Aviad Zabatani</w:t>
                </w:r>
              </w:p>
            </w:tc>
            <w:tc>
              <w:tcPr>
                <w:tcW w:w="3465" w:type="dxa"/>
                <w:tcBorders>
                  <w:top w:val="single" w:sz="6" w:space="0" w:color="auto"/>
                  <w:left w:val="single" w:sz="6" w:space="0" w:color="auto"/>
                  <w:bottom w:val="single" w:sz="6" w:space="0" w:color="auto"/>
                  <w:right w:val="single" w:sz="6" w:space="0" w:color="auto"/>
                </w:tcBorders>
                <w:vAlign w:val="center"/>
              </w:tcPr>
              <w:p w14:paraId="5EAB840A" w14:textId="77777777" w:rsidR="005C6564" w:rsidRDefault="005C6564" w:rsidP="005C6564">
                <w:pPr>
                  <w:pStyle w:val="CellBodyLeft"/>
                  <w:spacing w:before="0"/>
                  <w:ind w:left="0"/>
                </w:pPr>
                <w:r>
                  <w:t>Change icon size, add integral image</w:t>
                </w:r>
              </w:p>
            </w:tc>
            <w:tc>
              <w:tcPr>
                <w:tcW w:w="2250" w:type="dxa"/>
                <w:tcBorders>
                  <w:top w:val="single" w:sz="6" w:space="0" w:color="auto"/>
                  <w:left w:val="single" w:sz="6" w:space="0" w:color="auto"/>
                  <w:bottom w:val="single" w:sz="6" w:space="0" w:color="auto"/>
                  <w:right w:val="single" w:sz="6" w:space="0" w:color="auto"/>
                </w:tcBorders>
                <w:vAlign w:val="center"/>
              </w:tcPr>
              <w:p w14:paraId="74F54DEB" w14:textId="77777777" w:rsidR="005C6564" w:rsidRDefault="005C6564" w:rsidP="005C6564">
                <w:pPr>
                  <w:pStyle w:val="CellBodyLeft"/>
                  <w:spacing w:before="0"/>
                  <w:ind w:left="0"/>
                </w:pPr>
                <w:r>
                  <w:t>August 8, 2016</w:t>
                </w:r>
              </w:p>
            </w:tc>
          </w:tr>
          <w:tr w:rsidR="005C6564" w14:paraId="7F962962" w14:textId="77777777" w:rsidTr="000A2939">
            <w:tc>
              <w:tcPr>
                <w:tcW w:w="990" w:type="dxa"/>
                <w:tcBorders>
                  <w:top w:val="single" w:sz="6" w:space="0" w:color="auto"/>
                  <w:left w:val="single" w:sz="6" w:space="0" w:color="auto"/>
                  <w:bottom w:val="single" w:sz="6" w:space="0" w:color="auto"/>
                  <w:right w:val="single" w:sz="6" w:space="0" w:color="auto"/>
                </w:tcBorders>
                <w:vAlign w:val="center"/>
              </w:tcPr>
              <w:p w14:paraId="048E313A" w14:textId="3A45F7A8" w:rsidR="005C6564" w:rsidRDefault="00220800" w:rsidP="005C6564">
                <w:pPr>
                  <w:pStyle w:val="CellBodyCenter"/>
                  <w:spacing w:before="0"/>
                  <w:ind w:left="0"/>
                </w:pPr>
                <w:r>
                  <w:t>0.6.37</w:t>
                </w:r>
              </w:p>
            </w:tc>
            <w:tc>
              <w:tcPr>
                <w:tcW w:w="1080" w:type="dxa"/>
                <w:tcBorders>
                  <w:top w:val="single" w:sz="6" w:space="0" w:color="auto"/>
                  <w:left w:val="single" w:sz="6" w:space="0" w:color="auto"/>
                  <w:bottom w:val="single" w:sz="6" w:space="0" w:color="auto"/>
                  <w:right w:val="single" w:sz="6" w:space="0" w:color="auto"/>
                </w:tcBorders>
                <w:vAlign w:val="center"/>
              </w:tcPr>
              <w:p w14:paraId="5E03282E" w14:textId="77777777" w:rsidR="005C6564" w:rsidRDefault="005C6564" w:rsidP="005C6564">
                <w:pPr>
                  <w:pStyle w:val="CellBodyCenter"/>
                  <w:spacing w:before="0"/>
                  <w:ind w:left="0"/>
                </w:pPr>
              </w:p>
            </w:tc>
            <w:tc>
              <w:tcPr>
                <w:tcW w:w="2340" w:type="dxa"/>
                <w:tcBorders>
                  <w:top w:val="single" w:sz="6" w:space="0" w:color="auto"/>
                  <w:left w:val="single" w:sz="6" w:space="0" w:color="auto"/>
                  <w:bottom w:val="single" w:sz="6" w:space="0" w:color="auto"/>
                  <w:right w:val="single" w:sz="6" w:space="0" w:color="auto"/>
                </w:tcBorders>
                <w:vAlign w:val="center"/>
              </w:tcPr>
              <w:p w14:paraId="3A2960B1" w14:textId="2442EA57" w:rsidR="005C6564" w:rsidRDefault="00220800" w:rsidP="005C6564">
                <w:pPr>
                  <w:pStyle w:val="CellBodyLeft"/>
                  <w:spacing w:before="0"/>
                  <w:ind w:left="0"/>
                </w:pPr>
                <w:r>
                  <w:t>Omer Sella</w:t>
                </w:r>
              </w:p>
            </w:tc>
            <w:tc>
              <w:tcPr>
                <w:tcW w:w="3465" w:type="dxa"/>
                <w:tcBorders>
                  <w:top w:val="single" w:sz="6" w:space="0" w:color="auto"/>
                  <w:left w:val="single" w:sz="6" w:space="0" w:color="auto"/>
                  <w:bottom w:val="single" w:sz="6" w:space="0" w:color="auto"/>
                  <w:right w:val="single" w:sz="6" w:space="0" w:color="auto"/>
                </w:tcBorders>
                <w:vAlign w:val="center"/>
              </w:tcPr>
              <w:p w14:paraId="3D6BEC85" w14:textId="41B3E780" w:rsidR="00220800" w:rsidRDefault="00220800" w:rsidP="000944D1">
                <w:pPr>
                  <w:pStyle w:val="CellBodyLeft"/>
                  <w:numPr>
                    <w:ilvl w:val="0"/>
                    <w:numId w:val="24"/>
                  </w:numPr>
                  <w:spacing w:before="0"/>
                </w:pPr>
                <w:r>
                  <w:t>Changed register names (from En to bypass)</w:t>
                </w:r>
              </w:p>
              <w:p w14:paraId="3B708471" w14:textId="77777777" w:rsidR="00220800" w:rsidRDefault="00220800" w:rsidP="000944D1">
                <w:pPr>
                  <w:pStyle w:val="CellBodyLeft"/>
                  <w:numPr>
                    <w:ilvl w:val="0"/>
                    <w:numId w:val="24"/>
                  </w:numPr>
                  <w:spacing w:before="0"/>
                </w:pPr>
                <w:r>
                  <w:t>Added explanation on integral image double buffer.</w:t>
                </w:r>
              </w:p>
              <w:p w14:paraId="348E2CDD" w14:textId="4A43D620" w:rsidR="00220800" w:rsidRDefault="00220800" w:rsidP="000944D1">
                <w:pPr>
                  <w:pStyle w:val="CellBodyLeft"/>
                  <w:numPr>
                    <w:ilvl w:val="0"/>
                    <w:numId w:val="24"/>
                  </w:numPr>
                  <w:spacing w:before="0"/>
                </w:pPr>
                <w:r>
                  <w:t>Added test plan</w:t>
                </w:r>
              </w:p>
              <w:p w14:paraId="606F37BF" w14:textId="2C686EB5" w:rsidR="005C6564" w:rsidRDefault="005C6564" w:rsidP="005C6564">
                <w:pPr>
                  <w:pStyle w:val="CellBodyLeft"/>
                  <w:spacing w:before="0"/>
                  <w:ind w:left="0"/>
                </w:pPr>
              </w:p>
            </w:tc>
            <w:tc>
              <w:tcPr>
                <w:tcW w:w="2250" w:type="dxa"/>
                <w:tcBorders>
                  <w:top w:val="single" w:sz="6" w:space="0" w:color="auto"/>
                  <w:left w:val="single" w:sz="6" w:space="0" w:color="auto"/>
                  <w:bottom w:val="single" w:sz="6" w:space="0" w:color="auto"/>
                  <w:right w:val="single" w:sz="6" w:space="0" w:color="auto"/>
                </w:tcBorders>
                <w:vAlign w:val="center"/>
              </w:tcPr>
              <w:p w14:paraId="25BA853D" w14:textId="77777777" w:rsidR="005C6564" w:rsidRDefault="005C6564" w:rsidP="005C6564">
                <w:pPr>
                  <w:pStyle w:val="CellBodyLeft"/>
                  <w:spacing w:before="0"/>
                  <w:ind w:left="0"/>
                </w:pPr>
              </w:p>
            </w:tc>
          </w:tr>
          <w:tr w:rsidR="005C6564" w14:paraId="71FFF1B5" w14:textId="77777777" w:rsidTr="000A2939">
            <w:tc>
              <w:tcPr>
                <w:tcW w:w="990" w:type="dxa"/>
                <w:tcBorders>
                  <w:top w:val="single" w:sz="6" w:space="0" w:color="auto"/>
                  <w:left w:val="single" w:sz="6" w:space="0" w:color="auto"/>
                  <w:bottom w:val="single" w:sz="6" w:space="0" w:color="auto"/>
                  <w:right w:val="single" w:sz="6" w:space="0" w:color="auto"/>
                </w:tcBorders>
                <w:vAlign w:val="center"/>
              </w:tcPr>
              <w:p w14:paraId="3EBE8598" w14:textId="19EC0A37" w:rsidR="005C6564" w:rsidRDefault="00481F0E" w:rsidP="005C6564">
                <w:pPr>
                  <w:pStyle w:val="CellBodyCenter"/>
                  <w:spacing w:before="0"/>
                  <w:ind w:left="0"/>
                </w:pPr>
                <w:r>
                  <w:t>0.7.39</w:t>
                </w:r>
              </w:p>
            </w:tc>
            <w:tc>
              <w:tcPr>
                <w:tcW w:w="1080" w:type="dxa"/>
                <w:tcBorders>
                  <w:top w:val="single" w:sz="6" w:space="0" w:color="auto"/>
                  <w:left w:val="single" w:sz="6" w:space="0" w:color="auto"/>
                  <w:bottom w:val="single" w:sz="6" w:space="0" w:color="auto"/>
                  <w:right w:val="single" w:sz="6" w:space="0" w:color="auto"/>
                </w:tcBorders>
                <w:vAlign w:val="center"/>
              </w:tcPr>
              <w:p w14:paraId="2E17EEC3" w14:textId="77777777" w:rsidR="005C6564" w:rsidRDefault="005C6564" w:rsidP="005C6564">
                <w:pPr>
                  <w:pStyle w:val="CellBodyCenter"/>
                  <w:spacing w:before="0"/>
                  <w:ind w:left="0"/>
                </w:pPr>
              </w:p>
            </w:tc>
            <w:tc>
              <w:tcPr>
                <w:tcW w:w="2340" w:type="dxa"/>
                <w:tcBorders>
                  <w:top w:val="single" w:sz="6" w:space="0" w:color="auto"/>
                  <w:left w:val="single" w:sz="6" w:space="0" w:color="auto"/>
                  <w:bottom w:val="single" w:sz="6" w:space="0" w:color="auto"/>
                  <w:right w:val="single" w:sz="6" w:space="0" w:color="auto"/>
                </w:tcBorders>
                <w:vAlign w:val="center"/>
              </w:tcPr>
              <w:p w14:paraId="672F80CF" w14:textId="7624696B" w:rsidR="005C6564" w:rsidRDefault="00481F0E" w:rsidP="005C6564">
                <w:pPr>
                  <w:pStyle w:val="CellBodyLeft"/>
                  <w:spacing w:before="0"/>
                  <w:ind w:left="0"/>
                </w:pPr>
                <w:r>
                  <w:t>Omer Sella</w:t>
                </w:r>
              </w:p>
            </w:tc>
            <w:tc>
              <w:tcPr>
                <w:tcW w:w="3465" w:type="dxa"/>
                <w:tcBorders>
                  <w:top w:val="single" w:sz="6" w:space="0" w:color="auto"/>
                  <w:left w:val="single" w:sz="6" w:space="0" w:color="auto"/>
                  <w:bottom w:val="single" w:sz="6" w:space="0" w:color="auto"/>
                  <w:right w:val="single" w:sz="6" w:space="0" w:color="auto"/>
                </w:tcBorders>
                <w:vAlign w:val="center"/>
              </w:tcPr>
              <w:p w14:paraId="246D7A77" w14:textId="7988FAC5" w:rsidR="005C6564" w:rsidRDefault="00481F0E" w:rsidP="005C6564">
                <w:pPr>
                  <w:pStyle w:val="CellBodyLeft"/>
                  <w:spacing w:before="0"/>
                  <w:ind w:left="0"/>
                </w:pPr>
                <w:r>
                  <w:t>Corrected register names.</w:t>
                </w:r>
              </w:p>
            </w:tc>
            <w:tc>
              <w:tcPr>
                <w:tcW w:w="2250" w:type="dxa"/>
                <w:tcBorders>
                  <w:top w:val="single" w:sz="6" w:space="0" w:color="auto"/>
                  <w:left w:val="single" w:sz="6" w:space="0" w:color="auto"/>
                  <w:bottom w:val="single" w:sz="6" w:space="0" w:color="auto"/>
                  <w:right w:val="single" w:sz="6" w:space="0" w:color="auto"/>
                </w:tcBorders>
                <w:vAlign w:val="center"/>
              </w:tcPr>
              <w:p w14:paraId="16FFE4F9" w14:textId="77777777" w:rsidR="005C6564" w:rsidRDefault="005C6564" w:rsidP="005C6564">
                <w:pPr>
                  <w:pStyle w:val="CellBodyLeft"/>
                  <w:spacing w:before="0"/>
                  <w:ind w:left="0"/>
                </w:pPr>
              </w:p>
            </w:tc>
          </w:tr>
          <w:tr w:rsidR="00DC69EB" w14:paraId="11FECC25" w14:textId="77777777" w:rsidTr="000A2939">
            <w:trPr>
              <w:ins w:id="7" w:author="Zabatani, Aviad" w:date="2016-12-27T12:09:00Z"/>
            </w:trPr>
            <w:tc>
              <w:tcPr>
                <w:tcW w:w="990" w:type="dxa"/>
                <w:tcBorders>
                  <w:top w:val="single" w:sz="6" w:space="0" w:color="auto"/>
                  <w:left w:val="single" w:sz="6" w:space="0" w:color="auto"/>
                  <w:bottom w:val="single" w:sz="6" w:space="0" w:color="auto"/>
                  <w:right w:val="single" w:sz="6" w:space="0" w:color="auto"/>
                </w:tcBorders>
                <w:vAlign w:val="center"/>
              </w:tcPr>
              <w:p w14:paraId="0B6FCA3C" w14:textId="147340E7" w:rsidR="00DC69EB" w:rsidRDefault="004F610B" w:rsidP="00DC69EB">
                <w:pPr>
                  <w:pStyle w:val="CellBodyCenter"/>
                  <w:spacing w:before="0"/>
                  <w:ind w:left="0"/>
                  <w:rPr>
                    <w:ins w:id="8" w:author="Zabatani, Aviad" w:date="2016-12-27T12:09:00Z"/>
                  </w:rPr>
                </w:pPr>
                <w:ins w:id="9" w:author="Zabatani, Aviad" w:date="2016-12-27T12:12:00Z">
                  <w:r>
                    <w:t>0.8.54</w:t>
                  </w:r>
                </w:ins>
              </w:p>
            </w:tc>
            <w:tc>
              <w:tcPr>
                <w:tcW w:w="1080" w:type="dxa"/>
                <w:tcBorders>
                  <w:top w:val="single" w:sz="6" w:space="0" w:color="auto"/>
                  <w:left w:val="single" w:sz="6" w:space="0" w:color="auto"/>
                  <w:bottom w:val="single" w:sz="6" w:space="0" w:color="auto"/>
                  <w:right w:val="single" w:sz="6" w:space="0" w:color="auto"/>
                </w:tcBorders>
                <w:vAlign w:val="center"/>
              </w:tcPr>
              <w:p w14:paraId="5AAE2567" w14:textId="5937FAB3" w:rsidR="00DC69EB" w:rsidRDefault="00DC69EB" w:rsidP="00DC69EB">
                <w:pPr>
                  <w:pStyle w:val="CellBodyCenter"/>
                  <w:spacing w:before="0"/>
                  <w:ind w:left="0"/>
                  <w:rPr>
                    <w:ins w:id="10" w:author="Zabatani, Aviad" w:date="2016-12-27T12:09:00Z"/>
                  </w:rPr>
                </w:pPr>
                <w:ins w:id="11" w:author="Zabatani, Aviad" w:date="2016-12-27T12:10:00Z">
                  <w:r>
                    <w:t>0.5.2</w:t>
                  </w:r>
                </w:ins>
              </w:p>
            </w:tc>
            <w:tc>
              <w:tcPr>
                <w:tcW w:w="2340" w:type="dxa"/>
                <w:tcBorders>
                  <w:top w:val="single" w:sz="6" w:space="0" w:color="auto"/>
                  <w:left w:val="single" w:sz="6" w:space="0" w:color="auto"/>
                  <w:bottom w:val="single" w:sz="6" w:space="0" w:color="auto"/>
                  <w:right w:val="single" w:sz="6" w:space="0" w:color="auto"/>
                </w:tcBorders>
                <w:vAlign w:val="center"/>
              </w:tcPr>
              <w:p w14:paraId="65DDD6CD" w14:textId="28C128FC" w:rsidR="00DC69EB" w:rsidRDefault="00DC69EB" w:rsidP="00DC69EB">
                <w:pPr>
                  <w:pStyle w:val="CellBodyLeft"/>
                  <w:spacing w:before="0"/>
                  <w:ind w:left="0"/>
                  <w:rPr>
                    <w:ins w:id="12" w:author="Zabatani, Aviad" w:date="2016-12-27T12:09:00Z"/>
                  </w:rPr>
                </w:pPr>
                <w:ins w:id="13" w:author="Zabatani, Aviad" w:date="2016-12-27T12:10:00Z">
                  <w:r>
                    <w:t>Aviad Zabatani</w:t>
                  </w:r>
                </w:ins>
              </w:p>
            </w:tc>
            <w:tc>
              <w:tcPr>
                <w:tcW w:w="3465" w:type="dxa"/>
                <w:tcBorders>
                  <w:top w:val="single" w:sz="6" w:space="0" w:color="auto"/>
                  <w:left w:val="single" w:sz="6" w:space="0" w:color="auto"/>
                  <w:bottom w:val="single" w:sz="6" w:space="0" w:color="auto"/>
                  <w:right w:val="single" w:sz="6" w:space="0" w:color="auto"/>
                </w:tcBorders>
                <w:vAlign w:val="center"/>
              </w:tcPr>
              <w:p w14:paraId="7A34980B" w14:textId="77777777" w:rsidR="00DC69EB" w:rsidRDefault="00DC69EB" w:rsidP="000641C3">
                <w:pPr>
                  <w:pStyle w:val="CellBodyLeft"/>
                  <w:numPr>
                    <w:ilvl w:val="0"/>
                    <w:numId w:val="25"/>
                  </w:numPr>
                  <w:spacing w:before="0"/>
                  <w:rPr>
                    <w:ins w:id="14" w:author="Zabatani, Aviad" w:date="2016-12-27T13:05:00Z"/>
                  </w:rPr>
                  <w:pPrChange w:id="15" w:author="Zabatani, Aviad" w:date="2016-12-27T13:06:00Z">
                    <w:pPr>
                      <w:pStyle w:val="CellBodyLeft"/>
                      <w:spacing w:before="0"/>
                      <w:ind w:left="0"/>
                    </w:pPr>
                  </w:pPrChange>
                </w:pPr>
                <w:ins w:id="16" w:author="Zabatani, Aviad" w:date="2016-12-27T12:10:00Z">
                  <w:r>
                    <w:t>add constraints</w:t>
                  </w:r>
                </w:ins>
              </w:p>
              <w:p w14:paraId="21E2D5B6" w14:textId="3B2B077D" w:rsidR="000641C3" w:rsidRDefault="000641C3" w:rsidP="000641C3">
                <w:pPr>
                  <w:pStyle w:val="CellBodyLeft"/>
                  <w:numPr>
                    <w:ilvl w:val="0"/>
                    <w:numId w:val="25"/>
                  </w:numPr>
                  <w:spacing w:before="0"/>
                  <w:rPr>
                    <w:ins w:id="17" w:author="Zabatani, Aviad" w:date="2016-12-27T12:11:00Z"/>
                  </w:rPr>
                  <w:pPrChange w:id="18" w:author="Zabatani, Aviad" w:date="2016-12-27T13:06:00Z">
                    <w:pPr>
                      <w:pStyle w:val="CellBodyLeft"/>
                      <w:spacing w:before="0"/>
                      <w:ind w:left="0"/>
                    </w:pPr>
                  </w:pPrChange>
                </w:pPr>
                <w:ins w:id="19" w:author="Zabatani, Aviad" w:date="2016-12-27T13:05:00Z">
                  <w:r>
                    <w:t>change cell size register size</w:t>
                  </w:r>
                </w:ins>
              </w:p>
              <w:p w14:paraId="0A867661" w14:textId="77777777" w:rsidR="00DC69EB" w:rsidRDefault="00DC69EB" w:rsidP="000641C3">
                <w:pPr>
                  <w:pStyle w:val="CellBodyLeft"/>
                  <w:numPr>
                    <w:ilvl w:val="0"/>
                    <w:numId w:val="25"/>
                  </w:numPr>
                  <w:spacing w:before="0"/>
                  <w:rPr>
                    <w:ins w:id="20" w:author="Zabatani, Aviad" w:date="2016-12-27T12:09:00Z"/>
                  </w:rPr>
                  <w:pPrChange w:id="21" w:author="Zabatani, Aviad" w:date="2016-12-27T13:06:00Z">
                    <w:pPr>
                      <w:pStyle w:val="CellBodyLeft"/>
                      <w:spacing w:before="0"/>
                      <w:ind w:left="0"/>
                    </w:pPr>
                  </w:pPrChange>
                </w:pPr>
                <w:ins w:id="22" w:author="Zabatani, Aviad" w:date="2016-12-27T12:10:00Z">
                  <w:r>
                    <w:t>fix tes</w:t>
                  </w:r>
                </w:ins>
                <w:ins w:id="23" w:author="Zabatani, Aviad" w:date="2016-12-27T12:11:00Z">
                  <w:r>
                    <w:t>t</w:t>
                  </w:r>
                </w:ins>
                <w:ins w:id="24" w:author="Zabatani, Aviad" w:date="2016-12-27T12:10:00Z">
                  <w:r>
                    <w:t xml:space="preserve"> plan </w:t>
                  </w:r>
                </w:ins>
              </w:p>
            </w:tc>
            <w:tc>
              <w:tcPr>
                <w:tcW w:w="2250" w:type="dxa"/>
                <w:tcBorders>
                  <w:top w:val="single" w:sz="6" w:space="0" w:color="auto"/>
                  <w:left w:val="single" w:sz="6" w:space="0" w:color="auto"/>
                  <w:bottom w:val="single" w:sz="6" w:space="0" w:color="auto"/>
                  <w:right w:val="single" w:sz="6" w:space="0" w:color="auto"/>
                </w:tcBorders>
                <w:vAlign w:val="center"/>
              </w:tcPr>
              <w:p w14:paraId="63781D09" w14:textId="78C4A0FB" w:rsidR="00DC69EB" w:rsidRDefault="00DC69EB" w:rsidP="00DC69EB">
                <w:pPr>
                  <w:pStyle w:val="CellBodyLeft"/>
                  <w:spacing w:before="0"/>
                  <w:ind w:left="0"/>
                  <w:rPr>
                    <w:ins w:id="25" w:author="Zabatani, Aviad" w:date="2016-12-27T12:09:00Z"/>
                  </w:rPr>
                </w:pPr>
                <w:ins w:id="26" w:author="Zabatani, Aviad" w:date="2016-12-27T12:10:00Z">
                  <w:r>
                    <w:t>December 27, 2016</w:t>
                  </w:r>
                </w:ins>
              </w:p>
            </w:tc>
          </w:tr>
        </w:tbl>
        <w:p w14:paraId="6932595E" w14:textId="77777777" w:rsidR="00244109" w:rsidRDefault="00244109">
          <w:pPr>
            <w:spacing w:after="160" w:line="259" w:lineRule="auto"/>
          </w:pPr>
          <w:r>
            <w:br w:type="page"/>
          </w:r>
        </w:p>
        <w:p w14:paraId="4B9B5E6D" w14:textId="77777777" w:rsidR="00244109" w:rsidRDefault="004F610B">
          <w:pPr>
            <w:spacing w:after="160" w:line="259" w:lineRule="auto"/>
            <w:rPr>
              <w:rFonts w:asciiTheme="majorHAnsi" w:eastAsiaTheme="majorEastAsia" w:hAnsiTheme="majorHAnsi" w:cstheme="majorBidi"/>
              <w:color w:val="2E74B5" w:themeColor="accent1" w:themeShade="BF"/>
              <w:sz w:val="32"/>
              <w:szCs w:val="32"/>
            </w:rPr>
          </w:pPr>
        </w:p>
      </w:sdtContent>
    </w:sdt>
    <w:sdt>
      <w:sdtPr>
        <w:rPr>
          <w:rFonts w:ascii="Verdana" w:eastAsia="Times New Roman" w:hAnsi="Verdana" w:cs="Times New Roman"/>
          <w:color w:val="auto"/>
          <w:sz w:val="18"/>
          <w:szCs w:val="20"/>
        </w:rPr>
        <w:id w:val="-174812140"/>
        <w:docPartObj>
          <w:docPartGallery w:val="Table of Contents"/>
          <w:docPartUnique/>
        </w:docPartObj>
      </w:sdtPr>
      <w:sdtEndPr>
        <w:rPr>
          <w:rFonts w:ascii="Times New Roman" w:hAnsi="Times New Roman"/>
          <w:b/>
          <w:bCs/>
          <w:noProof/>
          <w:sz w:val="24"/>
          <w:szCs w:val="24"/>
        </w:rPr>
      </w:sdtEndPr>
      <w:sdtContent>
        <w:p w14:paraId="228253B7" w14:textId="77777777" w:rsidR="000D6110" w:rsidRDefault="000D6110">
          <w:pPr>
            <w:pStyle w:val="TOCHeading"/>
          </w:pPr>
          <w:r>
            <w:t>Contents</w:t>
          </w:r>
        </w:p>
        <w:p w14:paraId="7CD25E55" w14:textId="77777777" w:rsidR="00113589" w:rsidRDefault="000D6110">
          <w:pPr>
            <w:pStyle w:val="TOC1"/>
            <w:tabs>
              <w:tab w:val="left" w:pos="360"/>
              <w:tab w:val="right" w:leader="dot" w:pos="9939"/>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53597919" w:history="1">
            <w:r w:rsidR="00113589" w:rsidRPr="001E773D">
              <w:rPr>
                <w:rStyle w:val="Hyperlink"/>
                <w:noProof/>
              </w:rPr>
              <w:t>1</w:t>
            </w:r>
            <w:r w:rsidR="00113589">
              <w:rPr>
                <w:rFonts w:asciiTheme="minorHAnsi" w:eastAsiaTheme="minorEastAsia" w:hAnsiTheme="minorHAnsi" w:cstheme="minorBidi"/>
                <w:noProof/>
                <w:sz w:val="22"/>
                <w:szCs w:val="22"/>
              </w:rPr>
              <w:tab/>
            </w:r>
            <w:r w:rsidR="00113589" w:rsidRPr="001E773D">
              <w:rPr>
                <w:rStyle w:val="Hyperlink"/>
                <w:noProof/>
              </w:rPr>
              <w:t>Introduction</w:t>
            </w:r>
            <w:r w:rsidR="00113589">
              <w:rPr>
                <w:noProof/>
                <w:webHidden/>
              </w:rPr>
              <w:tab/>
            </w:r>
            <w:r w:rsidR="00113589">
              <w:rPr>
                <w:noProof/>
                <w:webHidden/>
              </w:rPr>
              <w:fldChar w:fldCharType="begin"/>
            </w:r>
            <w:r w:rsidR="00113589">
              <w:rPr>
                <w:noProof/>
                <w:webHidden/>
              </w:rPr>
              <w:instrText xml:space="preserve"> PAGEREF _Toc453597919 \h </w:instrText>
            </w:r>
            <w:r w:rsidR="00113589">
              <w:rPr>
                <w:noProof/>
                <w:webHidden/>
              </w:rPr>
            </w:r>
            <w:r w:rsidR="00113589">
              <w:rPr>
                <w:noProof/>
                <w:webHidden/>
              </w:rPr>
              <w:fldChar w:fldCharType="separate"/>
            </w:r>
            <w:r w:rsidR="00113589">
              <w:rPr>
                <w:noProof/>
                <w:webHidden/>
              </w:rPr>
              <w:t>3</w:t>
            </w:r>
            <w:r w:rsidR="00113589">
              <w:rPr>
                <w:noProof/>
                <w:webHidden/>
              </w:rPr>
              <w:fldChar w:fldCharType="end"/>
            </w:r>
          </w:hyperlink>
        </w:p>
        <w:p w14:paraId="2D79CE54"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0" w:history="1">
            <w:r w:rsidR="00113589" w:rsidRPr="001E773D">
              <w:rPr>
                <w:rStyle w:val="Hyperlink"/>
                <w:noProof/>
              </w:rPr>
              <w:t>2</w:t>
            </w:r>
            <w:r w:rsidR="00113589">
              <w:rPr>
                <w:rFonts w:asciiTheme="minorHAnsi" w:eastAsiaTheme="minorEastAsia" w:hAnsiTheme="minorHAnsi" w:cstheme="minorBidi"/>
                <w:noProof/>
                <w:sz w:val="22"/>
                <w:szCs w:val="22"/>
              </w:rPr>
              <w:tab/>
            </w:r>
            <w:r w:rsidR="00113589" w:rsidRPr="001E773D">
              <w:rPr>
                <w:rStyle w:val="Hyperlink"/>
                <w:noProof/>
              </w:rPr>
              <w:t>Interfaces</w:t>
            </w:r>
            <w:r w:rsidR="00113589">
              <w:rPr>
                <w:noProof/>
                <w:webHidden/>
              </w:rPr>
              <w:tab/>
            </w:r>
            <w:r w:rsidR="00113589">
              <w:rPr>
                <w:noProof/>
                <w:webHidden/>
              </w:rPr>
              <w:fldChar w:fldCharType="begin"/>
            </w:r>
            <w:r w:rsidR="00113589">
              <w:rPr>
                <w:noProof/>
                <w:webHidden/>
              </w:rPr>
              <w:instrText xml:space="preserve"> PAGEREF _Toc453597920 \h </w:instrText>
            </w:r>
            <w:r w:rsidR="00113589">
              <w:rPr>
                <w:noProof/>
                <w:webHidden/>
              </w:rPr>
            </w:r>
            <w:r w:rsidR="00113589">
              <w:rPr>
                <w:noProof/>
                <w:webHidden/>
              </w:rPr>
              <w:fldChar w:fldCharType="separate"/>
            </w:r>
            <w:r w:rsidR="00113589">
              <w:rPr>
                <w:noProof/>
                <w:webHidden/>
              </w:rPr>
              <w:t>4</w:t>
            </w:r>
            <w:r w:rsidR="00113589">
              <w:rPr>
                <w:noProof/>
                <w:webHidden/>
              </w:rPr>
              <w:fldChar w:fldCharType="end"/>
            </w:r>
          </w:hyperlink>
        </w:p>
        <w:p w14:paraId="34ED3246" w14:textId="77777777" w:rsidR="00113589" w:rsidRDefault="004F610B">
          <w:pPr>
            <w:pStyle w:val="TOC3"/>
            <w:tabs>
              <w:tab w:val="left" w:pos="1100"/>
              <w:tab w:val="right" w:leader="dot" w:pos="9939"/>
            </w:tabs>
            <w:rPr>
              <w:rFonts w:asciiTheme="minorHAnsi" w:eastAsiaTheme="minorEastAsia" w:hAnsiTheme="minorHAnsi" w:cstheme="minorBidi"/>
              <w:noProof/>
              <w:sz w:val="22"/>
              <w:szCs w:val="22"/>
            </w:rPr>
          </w:pPr>
          <w:hyperlink w:anchor="_Toc453597921" w:history="1">
            <w:r w:rsidR="00113589" w:rsidRPr="001E773D">
              <w:rPr>
                <w:rStyle w:val="Hyperlink"/>
                <w:noProof/>
              </w:rPr>
              <w:t>2.1.1</w:t>
            </w:r>
            <w:r w:rsidR="00113589">
              <w:rPr>
                <w:rFonts w:asciiTheme="minorHAnsi" w:eastAsiaTheme="minorEastAsia" w:hAnsiTheme="minorHAnsi" w:cstheme="minorBidi"/>
                <w:noProof/>
                <w:sz w:val="22"/>
                <w:szCs w:val="22"/>
              </w:rPr>
              <w:tab/>
            </w:r>
            <w:r w:rsidR="00113589" w:rsidRPr="001E773D">
              <w:rPr>
                <w:rStyle w:val="Hyperlink"/>
                <w:noProof/>
              </w:rPr>
              <w:t>Input (Per Engine)</w:t>
            </w:r>
            <w:r w:rsidR="00113589">
              <w:rPr>
                <w:noProof/>
                <w:webHidden/>
              </w:rPr>
              <w:tab/>
            </w:r>
            <w:r w:rsidR="00113589">
              <w:rPr>
                <w:noProof/>
                <w:webHidden/>
              </w:rPr>
              <w:fldChar w:fldCharType="begin"/>
            </w:r>
            <w:r w:rsidR="00113589">
              <w:rPr>
                <w:noProof/>
                <w:webHidden/>
              </w:rPr>
              <w:instrText xml:space="preserve"> PAGEREF _Toc453597921 \h </w:instrText>
            </w:r>
            <w:r w:rsidR="00113589">
              <w:rPr>
                <w:noProof/>
                <w:webHidden/>
              </w:rPr>
            </w:r>
            <w:r w:rsidR="00113589">
              <w:rPr>
                <w:noProof/>
                <w:webHidden/>
              </w:rPr>
              <w:fldChar w:fldCharType="separate"/>
            </w:r>
            <w:r w:rsidR="00113589">
              <w:rPr>
                <w:noProof/>
                <w:webHidden/>
              </w:rPr>
              <w:t>4</w:t>
            </w:r>
            <w:r w:rsidR="00113589">
              <w:rPr>
                <w:noProof/>
                <w:webHidden/>
              </w:rPr>
              <w:fldChar w:fldCharType="end"/>
            </w:r>
          </w:hyperlink>
        </w:p>
        <w:p w14:paraId="0AAE8565" w14:textId="77777777" w:rsidR="00113589" w:rsidRDefault="004F610B">
          <w:pPr>
            <w:pStyle w:val="TOC3"/>
            <w:tabs>
              <w:tab w:val="left" w:pos="1100"/>
              <w:tab w:val="right" w:leader="dot" w:pos="9939"/>
            </w:tabs>
            <w:rPr>
              <w:rFonts w:asciiTheme="minorHAnsi" w:eastAsiaTheme="minorEastAsia" w:hAnsiTheme="minorHAnsi" w:cstheme="minorBidi"/>
              <w:noProof/>
              <w:sz w:val="22"/>
              <w:szCs w:val="22"/>
            </w:rPr>
          </w:pPr>
          <w:hyperlink w:anchor="_Toc453597922" w:history="1">
            <w:r w:rsidR="00113589" w:rsidRPr="001E773D">
              <w:rPr>
                <w:rStyle w:val="Hyperlink"/>
                <w:noProof/>
              </w:rPr>
              <w:t>2.1.2</w:t>
            </w:r>
            <w:r w:rsidR="00113589">
              <w:rPr>
                <w:rFonts w:asciiTheme="minorHAnsi" w:eastAsiaTheme="minorEastAsia" w:hAnsiTheme="minorHAnsi" w:cstheme="minorBidi"/>
                <w:noProof/>
                <w:sz w:val="22"/>
                <w:szCs w:val="22"/>
              </w:rPr>
              <w:tab/>
            </w:r>
            <w:r w:rsidR="00113589" w:rsidRPr="001E773D">
              <w:rPr>
                <w:rStyle w:val="Hyperlink"/>
                <w:noProof/>
              </w:rPr>
              <w:t>Output (Per Engine)</w:t>
            </w:r>
            <w:r w:rsidR="00113589">
              <w:rPr>
                <w:noProof/>
                <w:webHidden/>
              </w:rPr>
              <w:tab/>
            </w:r>
            <w:r w:rsidR="00113589">
              <w:rPr>
                <w:noProof/>
                <w:webHidden/>
              </w:rPr>
              <w:fldChar w:fldCharType="begin"/>
            </w:r>
            <w:r w:rsidR="00113589">
              <w:rPr>
                <w:noProof/>
                <w:webHidden/>
              </w:rPr>
              <w:instrText xml:space="preserve"> PAGEREF _Toc453597922 \h </w:instrText>
            </w:r>
            <w:r w:rsidR="00113589">
              <w:rPr>
                <w:noProof/>
                <w:webHidden/>
              </w:rPr>
            </w:r>
            <w:r w:rsidR="00113589">
              <w:rPr>
                <w:noProof/>
                <w:webHidden/>
              </w:rPr>
              <w:fldChar w:fldCharType="separate"/>
            </w:r>
            <w:r w:rsidR="00113589">
              <w:rPr>
                <w:noProof/>
                <w:webHidden/>
              </w:rPr>
              <w:t>4</w:t>
            </w:r>
            <w:r w:rsidR="00113589">
              <w:rPr>
                <w:noProof/>
                <w:webHidden/>
              </w:rPr>
              <w:fldChar w:fldCharType="end"/>
            </w:r>
          </w:hyperlink>
        </w:p>
        <w:p w14:paraId="64401EA0"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3" w:history="1">
            <w:r w:rsidR="00113589" w:rsidRPr="001E773D">
              <w:rPr>
                <w:rStyle w:val="Hyperlink"/>
                <w:noProof/>
              </w:rPr>
              <w:t>3</w:t>
            </w:r>
            <w:r w:rsidR="00113589">
              <w:rPr>
                <w:rFonts w:asciiTheme="minorHAnsi" w:eastAsiaTheme="minorEastAsia" w:hAnsiTheme="minorHAnsi" w:cstheme="minorBidi"/>
                <w:noProof/>
                <w:sz w:val="22"/>
                <w:szCs w:val="22"/>
              </w:rPr>
              <w:tab/>
            </w:r>
            <w:r w:rsidR="00113589" w:rsidRPr="001E773D">
              <w:rPr>
                <w:rStyle w:val="Hyperlink"/>
                <w:noProof/>
              </w:rPr>
              <w:t>Detailed description</w:t>
            </w:r>
            <w:r w:rsidR="00113589">
              <w:rPr>
                <w:noProof/>
                <w:webHidden/>
              </w:rPr>
              <w:tab/>
            </w:r>
            <w:r w:rsidR="00113589">
              <w:rPr>
                <w:noProof/>
                <w:webHidden/>
              </w:rPr>
              <w:fldChar w:fldCharType="begin"/>
            </w:r>
            <w:r w:rsidR="00113589">
              <w:rPr>
                <w:noProof/>
                <w:webHidden/>
              </w:rPr>
              <w:instrText xml:space="preserve"> PAGEREF _Toc453597923 \h </w:instrText>
            </w:r>
            <w:r w:rsidR="00113589">
              <w:rPr>
                <w:noProof/>
                <w:webHidden/>
              </w:rPr>
            </w:r>
            <w:r w:rsidR="00113589">
              <w:rPr>
                <w:noProof/>
                <w:webHidden/>
              </w:rPr>
              <w:fldChar w:fldCharType="separate"/>
            </w:r>
            <w:r w:rsidR="00113589">
              <w:rPr>
                <w:noProof/>
                <w:webHidden/>
              </w:rPr>
              <w:t>5</w:t>
            </w:r>
            <w:r w:rsidR="00113589">
              <w:rPr>
                <w:noProof/>
                <w:webHidden/>
              </w:rPr>
              <w:fldChar w:fldCharType="end"/>
            </w:r>
          </w:hyperlink>
        </w:p>
        <w:p w14:paraId="0AE3BD0A" w14:textId="77777777" w:rsidR="00113589" w:rsidRDefault="004F610B">
          <w:pPr>
            <w:pStyle w:val="TOC2"/>
            <w:tabs>
              <w:tab w:val="left" w:pos="880"/>
              <w:tab w:val="right" w:leader="dot" w:pos="9939"/>
            </w:tabs>
            <w:rPr>
              <w:rFonts w:asciiTheme="minorHAnsi" w:eastAsiaTheme="minorEastAsia" w:hAnsiTheme="minorHAnsi" w:cstheme="minorBidi"/>
              <w:noProof/>
              <w:sz w:val="22"/>
              <w:szCs w:val="22"/>
            </w:rPr>
          </w:pPr>
          <w:hyperlink w:anchor="_Toc453597924" w:history="1">
            <w:r w:rsidR="00113589" w:rsidRPr="001E773D">
              <w:rPr>
                <w:rStyle w:val="Hyperlink"/>
                <w:noProof/>
              </w:rPr>
              <w:t>3.1</w:t>
            </w:r>
            <w:r w:rsidR="00113589">
              <w:rPr>
                <w:rFonts w:asciiTheme="minorHAnsi" w:eastAsiaTheme="minorEastAsia" w:hAnsiTheme="minorHAnsi" w:cstheme="minorBidi"/>
                <w:noProof/>
                <w:sz w:val="22"/>
                <w:szCs w:val="22"/>
              </w:rPr>
              <w:tab/>
            </w:r>
            <w:r w:rsidR="00113589" w:rsidRPr="001E773D">
              <w:rPr>
                <w:rStyle w:val="Hyperlink"/>
                <w:noProof/>
              </w:rPr>
              <w:t>Changes compared to IVCAM 1.5 STAT</w:t>
            </w:r>
            <w:r w:rsidR="00113589">
              <w:rPr>
                <w:noProof/>
                <w:webHidden/>
              </w:rPr>
              <w:tab/>
            </w:r>
            <w:r w:rsidR="00113589">
              <w:rPr>
                <w:noProof/>
                <w:webHidden/>
              </w:rPr>
              <w:fldChar w:fldCharType="begin"/>
            </w:r>
            <w:r w:rsidR="00113589">
              <w:rPr>
                <w:noProof/>
                <w:webHidden/>
              </w:rPr>
              <w:instrText xml:space="preserve"> PAGEREF _Toc453597924 \h </w:instrText>
            </w:r>
            <w:r w:rsidR="00113589">
              <w:rPr>
                <w:noProof/>
                <w:webHidden/>
              </w:rPr>
            </w:r>
            <w:r w:rsidR="00113589">
              <w:rPr>
                <w:noProof/>
                <w:webHidden/>
              </w:rPr>
              <w:fldChar w:fldCharType="separate"/>
            </w:r>
            <w:r w:rsidR="00113589">
              <w:rPr>
                <w:noProof/>
                <w:webHidden/>
              </w:rPr>
              <w:t>5</w:t>
            </w:r>
            <w:r w:rsidR="00113589">
              <w:rPr>
                <w:noProof/>
                <w:webHidden/>
              </w:rPr>
              <w:fldChar w:fldCharType="end"/>
            </w:r>
          </w:hyperlink>
        </w:p>
        <w:p w14:paraId="5DD7E519"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5" w:history="1">
            <w:r w:rsidR="00113589" w:rsidRPr="001E773D">
              <w:rPr>
                <w:rStyle w:val="Hyperlink"/>
                <w:noProof/>
                <w:rtl/>
              </w:rPr>
              <w:t>4</w:t>
            </w:r>
            <w:r w:rsidR="00113589">
              <w:rPr>
                <w:rFonts w:asciiTheme="minorHAnsi" w:eastAsiaTheme="minorEastAsia" w:hAnsiTheme="minorHAnsi" w:cstheme="minorBidi"/>
                <w:noProof/>
                <w:sz w:val="22"/>
                <w:szCs w:val="22"/>
              </w:rPr>
              <w:tab/>
            </w:r>
            <w:r w:rsidR="00113589" w:rsidRPr="001E773D">
              <w:rPr>
                <w:rStyle w:val="Hyperlink"/>
                <w:noProof/>
              </w:rPr>
              <w:t>Appendix A: Stuff that goes in the appendix</w:t>
            </w:r>
            <w:r w:rsidR="00113589">
              <w:rPr>
                <w:noProof/>
                <w:webHidden/>
              </w:rPr>
              <w:tab/>
            </w:r>
            <w:r w:rsidR="00113589">
              <w:rPr>
                <w:noProof/>
                <w:webHidden/>
              </w:rPr>
              <w:fldChar w:fldCharType="begin"/>
            </w:r>
            <w:r w:rsidR="00113589">
              <w:rPr>
                <w:noProof/>
                <w:webHidden/>
              </w:rPr>
              <w:instrText xml:space="preserve"> PAGEREF _Toc453597925 \h </w:instrText>
            </w:r>
            <w:r w:rsidR="00113589">
              <w:rPr>
                <w:noProof/>
                <w:webHidden/>
              </w:rPr>
            </w:r>
            <w:r w:rsidR="00113589">
              <w:rPr>
                <w:noProof/>
                <w:webHidden/>
              </w:rPr>
              <w:fldChar w:fldCharType="separate"/>
            </w:r>
            <w:r w:rsidR="00113589">
              <w:rPr>
                <w:noProof/>
                <w:webHidden/>
              </w:rPr>
              <w:t>6</w:t>
            </w:r>
            <w:r w:rsidR="00113589">
              <w:rPr>
                <w:noProof/>
                <w:webHidden/>
              </w:rPr>
              <w:fldChar w:fldCharType="end"/>
            </w:r>
          </w:hyperlink>
        </w:p>
        <w:p w14:paraId="3E7CE053"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6" w:history="1">
            <w:r w:rsidR="00113589" w:rsidRPr="001E773D">
              <w:rPr>
                <w:rStyle w:val="Hyperlink"/>
                <w:noProof/>
              </w:rPr>
              <w:t>5</w:t>
            </w:r>
            <w:r w:rsidR="00113589">
              <w:rPr>
                <w:rFonts w:asciiTheme="minorHAnsi" w:eastAsiaTheme="minorEastAsia" w:hAnsiTheme="minorHAnsi" w:cstheme="minorBidi"/>
                <w:noProof/>
                <w:sz w:val="22"/>
                <w:szCs w:val="22"/>
              </w:rPr>
              <w:tab/>
            </w:r>
            <w:r w:rsidR="00113589" w:rsidRPr="001E773D">
              <w:rPr>
                <w:rStyle w:val="Hyperlink"/>
                <w:noProof/>
              </w:rPr>
              <w:t>Registers</w:t>
            </w:r>
            <w:r w:rsidR="00113589">
              <w:rPr>
                <w:noProof/>
                <w:webHidden/>
              </w:rPr>
              <w:tab/>
            </w:r>
            <w:r w:rsidR="00113589">
              <w:rPr>
                <w:noProof/>
                <w:webHidden/>
              </w:rPr>
              <w:fldChar w:fldCharType="begin"/>
            </w:r>
            <w:r w:rsidR="00113589">
              <w:rPr>
                <w:noProof/>
                <w:webHidden/>
              </w:rPr>
              <w:instrText xml:space="preserve"> PAGEREF _Toc453597926 \h </w:instrText>
            </w:r>
            <w:r w:rsidR="00113589">
              <w:rPr>
                <w:noProof/>
                <w:webHidden/>
              </w:rPr>
            </w:r>
            <w:r w:rsidR="00113589">
              <w:rPr>
                <w:noProof/>
                <w:webHidden/>
              </w:rPr>
              <w:fldChar w:fldCharType="separate"/>
            </w:r>
            <w:r w:rsidR="00113589">
              <w:rPr>
                <w:noProof/>
                <w:webHidden/>
              </w:rPr>
              <w:t>7</w:t>
            </w:r>
            <w:r w:rsidR="00113589">
              <w:rPr>
                <w:noProof/>
                <w:webHidden/>
              </w:rPr>
              <w:fldChar w:fldCharType="end"/>
            </w:r>
          </w:hyperlink>
        </w:p>
        <w:p w14:paraId="57B6ADBD"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7" w:history="1">
            <w:r w:rsidR="00113589" w:rsidRPr="001E773D">
              <w:rPr>
                <w:rStyle w:val="Hyperlink"/>
                <w:noProof/>
              </w:rPr>
              <w:t>6</w:t>
            </w:r>
            <w:r w:rsidR="00113589">
              <w:rPr>
                <w:rFonts w:asciiTheme="minorHAnsi" w:eastAsiaTheme="minorEastAsia" w:hAnsiTheme="minorHAnsi" w:cstheme="minorBidi"/>
                <w:noProof/>
                <w:sz w:val="22"/>
                <w:szCs w:val="22"/>
              </w:rPr>
              <w:tab/>
            </w:r>
            <w:r w:rsidR="00113589" w:rsidRPr="001E773D">
              <w:rPr>
                <w:rStyle w:val="Hyperlink"/>
                <w:noProof/>
              </w:rPr>
              <w:t>Memory</w:t>
            </w:r>
            <w:r w:rsidR="00113589">
              <w:rPr>
                <w:noProof/>
                <w:webHidden/>
              </w:rPr>
              <w:tab/>
            </w:r>
            <w:r w:rsidR="00113589">
              <w:rPr>
                <w:noProof/>
                <w:webHidden/>
              </w:rPr>
              <w:fldChar w:fldCharType="begin"/>
            </w:r>
            <w:r w:rsidR="00113589">
              <w:rPr>
                <w:noProof/>
                <w:webHidden/>
              </w:rPr>
              <w:instrText xml:space="preserve"> PAGEREF _Toc453597927 \h </w:instrText>
            </w:r>
            <w:r w:rsidR="00113589">
              <w:rPr>
                <w:noProof/>
                <w:webHidden/>
              </w:rPr>
            </w:r>
            <w:r w:rsidR="00113589">
              <w:rPr>
                <w:noProof/>
                <w:webHidden/>
              </w:rPr>
              <w:fldChar w:fldCharType="separate"/>
            </w:r>
            <w:r w:rsidR="00113589">
              <w:rPr>
                <w:noProof/>
                <w:webHidden/>
              </w:rPr>
              <w:t>9</w:t>
            </w:r>
            <w:r w:rsidR="00113589">
              <w:rPr>
                <w:noProof/>
                <w:webHidden/>
              </w:rPr>
              <w:fldChar w:fldCharType="end"/>
            </w:r>
          </w:hyperlink>
        </w:p>
        <w:p w14:paraId="1634007B"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8" w:history="1">
            <w:r w:rsidR="00113589" w:rsidRPr="001E773D">
              <w:rPr>
                <w:rStyle w:val="Hyperlink"/>
                <w:noProof/>
              </w:rPr>
              <w:t>7</w:t>
            </w:r>
            <w:r w:rsidR="00113589">
              <w:rPr>
                <w:rFonts w:asciiTheme="minorHAnsi" w:eastAsiaTheme="minorEastAsia" w:hAnsiTheme="minorHAnsi" w:cstheme="minorBidi"/>
                <w:noProof/>
                <w:sz w:val="22"/>
                <w:szCs w:val="22"/>
              </w:rPr>
              <w:tab/>
            </w:r>
            <w:r w:rsidR="00113589" w:rsidRPr="001E773D">
              <w:rPr>
                <w:rStyle w:val="Hyperlink"/>
                <w:noProof/>
                <w:shd w:val="clear" w:color="auto" w:fill="F3F3F3"/>
              </w:rPr>
              <w:t>Performance</w:t>
            </w:r>
            <w:r w:rsidR="00113589">
              <w:rPr>
                <w:noProof/>
                <w:webHidden/>
              </w:rPr>
              <w:tab/>
            </w:r>
            <w:r w:rsidR="00113589">
              <w:rPr>
                <w:noProof/>
                <w:webHidden/>
              </w:rPr>
              <w:fldChar w:fldCharType="begin"/>
            </w:r>
            <w:r w:rsidR="00113589">
              <w:rPr>
                <w:noProof/>
                <w:webHidden/>
              </w:rPr>
              <w:instrText xml:space="preserve"> PAGEREF _Toc453597928 \h </w:instrText>
            </w:r>
            <w:r w:rsidR="00113589">
              <w:rPr>
                <w:noProof/>
                <w:webHidden/>
              </w:rPr>
            </w:r>
            <w:r w:rsidR="00113589">
              <w:rPr>
                <w:noProof/>
                <w:webHidden/>
              </w:rPr>
              <w:fldChar w:fldCharType="separate"/>
            </w:r>
            <w:r w:rsidR="00113589">
              <w:rPr>
                <w:noProof/>
                <w:webHidden/>
              </w:rPr>
              <w:t>10</w:t>
            </w:r>
            <w:r w:rsidR="00113589">
              <w:rPr>
                <w:noProof/>
                <w:webHidden/>
              </w:rPr>
              <w:fldChar w:fldCharType="end"/>
            </w:r>
          </w:hyperlink>
        </w:p>
        <w:p w14:paraId="640339D6" w14:textId="77777777" w:rsidR="00113589" w:rsidRDefault="004F610B">
          <w:pPr>
            <w:pStyle w:val="TOC1"/>
            <w:tabs>
              <w:tab w:val="left" w:pos="360"/>
              <w:tab w:val="right" w:leader="dot" w:pos="9939"/>
            </w:tabs>
            <w:rPr>
              <w:rFonts w:asciiTheme="minorHAnsi" w:eastAsiaTheme="minorEastAsia" w:hAnsiTheme="minorHAnsi" w:cstheme="minorBidi"/>
              <w:noProof/>
              <w:sz w:val="22"/>
              <w:szCs w:val="22"/>
            </w:rPr>
          </w:pPr>
          <w:hyperlink w:anchor="_Toc453597929" w:history="1">
            <w:r w:rsidR="00113589" w:rsidRPr="001E773D">
              <w:rPr>
                <w:rStyle w:val="Hyperlink"/>
                <w:noProof/>
              </w:rPr>
              <w:t>8</w:t>
            </w:r>
            <w:r w:rsidR="00113589">
              <w:rPr>
                <w:rFonts w:asciiTheme="minorHAnsi" w:eastAsiaTheme="minorEastAsia" w:hAnsiTheme="minorHAnsi" w:cstheme="minorBidi"/>
                <w:noProof/>
                <w:sz w:val="22"/>
                <w:szCs w:val="22"/>
              </w:rPr>
              <w:tab/>
            </w:r>
            <w:r w:rsidR="00113589" w:rsidRPr="001E773D">
              <w:rPr>
                <w:rStyle w:val="Hyperlink"/>
                <w:noProof/>
              </w:rPr>
              <w:t>Test plan</w:t>
            </w:r>
            <w:r w:rsidR="00113589">
              <w:rPr>
                <w:noProof/>
                <w:webHidden/>
              </w:rPr>
              <w:tab/>
            </w:r>
            <w:r w:rsidR="00113589">
              <w:rPr>
                <w:noProof/>
                <w:webHidden/>
              </w:rPr>
              <w:fldChar w:fldCharType="begin"/>
            </w:r>
            <w:r w:rsidR="00113589">
              <w:rPr>
                <w:noProof/>
                <w:webHidden/>
              </w:rPr>
              <w:instrText xml:space="preserve"> PAGEREF _Toc453597929 \h </w:instrText>
            </w:r>
            <w:r w:rsidR="00113589">
              <w:rPr>
                <w:noProof/>
                <w:webHidden/>
              </w:rPr>
            </w:r>
            <w:r w:rsidR="00113589">
              <w:rPr>
                <w:noProof/>
                <w:webHidden/>
              </w:rPr>
              <w:fldChar w:fldCharType="separate"/>
            </w:r>
            <w:r w:rsidR="00113589">
              <w:rPr>
                <w:noProof/>
                <w:webHidden/>
              </w:rPr>
              <w:t>11</w:t>
            </w:r>
            <w:r w:rsidR="00113589">
              <w:rPr>
                <w:noProof/>
                <w:webHidden/>
              </w:rPr>
              <w:fldChar w:fldCharType="end"/>
            </w:r>
          </w:hyperlink>
        </w:p>
        <w:p w14:paraId="6ACEA7B2" w14:textId="77777777" w:rsidR="000D6110" w:rsidRDefault="000D6110">
          <w:r>
            <w:rPr>
              <w:b/>
              <w:bCs/>
              <w:noProof/>
            </w:rPr>
            <w:fldChar w:fldCharType="end"/>
          </w:r>
        </w:p>
      </w:sdtContent>
    </w:sdt>
    <w:p w14:paraId="15045985" w14:textId="77777777" w:rsidR="0022661C" w:rsidRDefault="001436E5" w:rsidP="001436E5">
      <w:pPr>
        <w:pStyle w:val="TOCHeading"/>
      </w:pPr>
      <w:r>
        <w:t>Tables</w:t>
      </w:r>
    </w:p>
    <w:p w14:paraId="62EAEE8C" w14:textId="77777777" w:rsidR="00113589" w:rsidRDefault="0022661C">
      <w:pPr>
        <w:pStyle w:val="TableofFigures"/>
        <w:tabs>
          <w:tab w:val="right" w:leader="dot" w:pos="9939"/>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453597979" w:history="1">
        <w:r w:rsidR="00113589" w:rsidRPr="002042FA">
          <w:rPr>
            <w:rStyle w:val="Hyperlink"/>
            <w:rFonts w:eastAsia="Verdana-Bold"/>
            <w:noProof/>
          </w:rPr>
          <w:t>Table 1: Revision history</w:t>
        </w:r>
        <w:r w:rsidR="00113589">
          <w:rPr>
            <w:noProof/>
            <w:webHidden/>
          </w:rPr>
          <w:tab/>
        </w:r>
        <w:r w:rsidR="00113589">
          <w:rPr>
            <w:noProof/>
            <w:webHidden/>
          </w:rPr>
          <w:fldChar w:fldCharType="begin"/>
        </w:r>
        <w:r w:rsidR="00113589">
          <w:rPr>
            <w:noProof/>
            <w:webHidden/>
          </w:rPr>
          <w:instrText xml:space="preserve"> PAGEREF _Toc453597979 \h </w:instrText>
        </w:r>
        <w:r w:rsidR="00113589">
          <w:rPr>
            <w:noProof/>
            <w:webHidden/>
          </w:rPr>
        </w:r>
        <w:r w:rsidR="00113589">
          <w:rPr>
            <w:noProof/>
            <w:webHidden/>
          </w:rPr>
          <w:fldChar w:fldCharType="separate"/>
        </w:r>
        <w:r w:rsidR="00113589">
          <w:rPr>
            <w:noProof/>
            <w:webHidden/>
          </w:rPr>
          <w:t>1</w:t>
        </w:r>
        <w:r w:rsidR="00113589">
          <w:rPr>
            <w:noProof/>
            <w:webHidden/>
          </w:rPr>
          <w:fldChar w:fldCharType="end"/>
        </w:r>
      </w:hyperlink>
    </w:p>
    <w:p w14:paraId="69CE69A4" w14:textId="77777777" w:rsidR="00113589" w:rsidRDefault="004F610B">
      <w:pPr>
        <w:pStyle w:val="TableofFigures"/>
        <w:tabs>
          <w:tab w:val="right" w:leader="dot" w:pos="9939"/>
        </w:tabs>
        <w:rPr>
          <w:rFonts w:asciiTheme="minorHAnsi" w:eastAsiaTheme="minorEastAsia" w:hAnsiTheme="minorHAnsi" w:cstheme="minorBidi"/>
          <w:noProof/>
          <w:sz w:val="22"/>
          <w:szCs w:val="22"/>
        </w:rPr>
      </w:pPr>
      <w:hyperlink w:anchor="_Toc453597980" w:history="1">
        <w:r w:rsidR="00113589" w:rsidRPr="002042FA">
          <w:rPr>
            <w:rStyle w:val="Hyperlink"/>
            <w:rFonts w:eastAsia="Verdana-Bold"/>
            <w:noProof/>
          </w:rPr>
          <w:t>Table 2: Registers</w:t>
        </w:r>
        <w:r w:rsidR="00113589">
          <w:rPr>
            <w:noProof/>
            <w:webHidden/>
          </w:rPr>
          <w:tab/>
        </w:r>
        <w:r w:rsidR="00113589">
          <w:rPr>
            <w:noProof/>
            <w:webHidden/>
          </w:rPr>
          <w:fldChar w:fldCharType="begin"/>
        </w:r>
        <w:r w:rsidR="00113589">
          <w:rPr>
            <w:noProof/>
            <w:webHidden/>
          </w:rPr>
          <w:instrText xml:space="preserve"> PAGEREF _Toc453597980 \h </w:instrText>
        </w:r>
        <w:r w:rsidR="00113589">
          <w:rPr>
            <w:noProof/>
            <w:webHidden/>
          </w:rPr>
        </w:r>
        <w:r w:rsidR="00113589">
          <w:rPr>
            <w:noProof/>
            <w:webHidden/>
          </w:rPr>
          <w:fldChar w:fldCharType="separate"/>
        </w:r>
        <w:r w:rsidR="00113589">
          <w:rPr>
            <w:noProof/>
            <w:webHidden/>
          </w:rPr>
          <w:t>7</w:t>
        </w:r>
        <w:r w:rsidR="00113589">
          <w:rPr>
            <w:noProof/>
            <w:webHidden/>
          </w:rPr>
          <w:fldChar w:fldCharType="end"/>
        </w:r>
      </w:hyperlink>
    </w:p>
    <w:p w14:paraId="2EB7B14A" w14:textId="77777777" w:rsidR="00B652DE" w:rsidRDefault="0022661C" w:rsidP="00B652DE">
      <w:r>
        <w:fldChar w:fldCharType="end"/>
      </w:r>
    </w:p>
    <w:p w14:paraId="58192F42" w14:textId="77777777" w:rsidR="0022661C" w:rsidRDefault="004335F9" w:rsidP="004335F9">
      <w:pPr>
        <w:pStyle w:val="Section"/>
      </w:pPr>
      <w:bookmarkStart w:id="27" w:name="_Toc453597919"/>
      <w:r>
        <w:lastRenderedPageBreak/>
        <w:t>Introduction</w:t>
      </w:r>
      <w:bookmarkEnd w:id="27"/>
    </w:p>
    <w:p w14:paraId="5936ECD6" w14:textId="77777777" w:rsidR="00CB6D4E" w:rsidRDefault="00CB6D4E" w:rsidP="00CB6D4E">
      <w:r>
        <w:t>This document assumes knowledge of IVCAM 1.5 STAT, and will mostly describe the changes applied to the STAT compared to the IVCAM 1.5 STAT. please refer to IVCAM 1.5 STAT MAS\HAS documentation for further details.</w:t>
      </w:r>
    </w:p>
    <w:p w14:paraId="2B28C33B" w14:textId="77777777" w:rsidR="00CB6D4E" w:rsidRDefault="00CB6D4E" w:rsidP="00CB6D4E"/>
    <w:p w14:paraId="55D68114" w14:textId="77777777" w:rsidR="00712C5B" w:rsidRDefault="00712C5B" w:rsidP="00934A5B">
      <w:pPr>
        <w:autoSpaceDE w:val="0"/>
        <w:autoSpaceDN w:val="0"/>
        <w:adjustRightInd w:val="0"/>
        <w:spacing w:after="0"/>
      </w:pPr>
      <w:r>
        <w:t xml:space="preserve">The STAT Block is responsible to calculate statistics of the data received from the following </w:t>
      </w:r>
      <w:r w:rsidR="00934A5B">
        <w:t>four</w:t>
      </w:r>
      <w:r>
        <w:t xml:space="preserve"> sources:</w:t>
      </w:r>
    </w:p>
    <w:p w14:paraId="2122C385" w14:textId="77777777" w:rsidR="00712C5B" w:rsidRDefault="00712C5B" w:rsidP="00712C5B">
      <w:pPr>
        <w:pStyle w:val="ListParagraph"/>
        <w:numPr>
          <w:ilvl w:val="0"/>
          <w:numId w:val="19"/>
        </w:numPr>
        <w:autoSpaceDE w:val="0"/>
        <w:autoSpaceDN w:val="0"/>
        <w:adjustRightInd w:val="0"/>
        <w:spacing w:before="200" w:after="0"/>
      </w:pPr>
      <w:r>
        <w:t>Depth.</w:t>
      </w:r>
    </w:p>
    <w:p w14:paraId="4DB38455" w14:textId="77777777" w:rsidR="00712C5B" w:rsidRDefault="00712C5B" w:rsidP="00712C5B">
      <w:pPr>
        <w:pStyle w:val="ListParagraph"/>
        <w:numPr>
          <w:ilvl w:val="0"/>
          <w:numId w:val="19"/>
        </w:numPr>
        <w:autoSpaceDE w:val="0"/>
        <w:autoSpaceDN w:val="0"/>
        <w:adjustRightInd w:val="0"/>
        <w:spacing w:before="200" w:after="0"/>
      </w:pPr>
      <w:r>
        <w:t>IR.</w:t>
      </w:r>
    </w:p>
    <w:p w14:paraId="7AE88180" w14:textId="77777777" w:rsidR="00712C5B" w:rsidRDefault="00712C5B" w:rsidP="00712C5B">
      <w:pPr>
        <w:pStyle w:val="ListParagraph"/>
        <w:numPr>
          <w:ilvl w:val="0"/>
          <w:numId w:val="19"/>
        </w:numPr>
        <w:autoSpaceDE w:val="0"/>
        <w:autoSpaceDN w:val="0"/>
        <w:adjustRightInd w:val="0"/>
        <w:spacing w:before="200" w:after="0"/>
      </w:pPr>
      <w:r>
        <w:t>CAM</w:t>
      </w:r>
      <w:r w:rsidR="00934A5B">
        <w:t xml:space="preserve"> A</w:t>
      </w:r>
      <w:r>
        <w:t>.</w:t>
      </w:r>
    </w:p>
    <w:p w14:paraId="44BCF66C" w14:textId="77777777" w:rsidR="00934A5B" w:rsidRDefault="00934A5B" w:rsidP="00712C5B">
      <w:pPr>
        <w:pStyle w:val="ListParagraph"/>
        <w:numPr>
          <w:ilvl w:val="0"/>
          <w:numId w:val="19"/>
        </w:numPr>
        <w:autoSpaceDE w:val="0"/>
        <w:autoSpaceDN w:val="0"/>
        <w:adjustRightInd w:val="0"/>
        <w:spacing w:before="200" w:after="0"/>
      </w:pPr>
      <w:r>
        <w:t>CAM B.</w:t>
      </w:r>
    </w:p>
    <w:p w14:paraId="20466EDE" w14:textId="77777777" w:rsidR="00712C5B" w:rsidRDefault="00712C5B" w:rsidP="00712C5B"/>
    <w:p w14:paraId="49180820" w14:textId="77777777" w:rsidR="00712C5B" w:rsidRDefault="00712C5B" w:rsidP="00712C5B">
      <w:r>
        <w:t>Two types of statistics are generated:</w:t>
      </w:r>
    </w:p>
    <w:p w14:paraId="39FC866C" w14:textId="77777777" w:rsidR="00712C5B" w:rsidRDefault="00712C5B" w:rsidP="00712C5B">
      <w:pPr>
        <w:pStyle w:val="ListParagraph"/>
        <w:numPr>
          <w:ilvl w:val="0"/>
          <w:numId w:val="20"/>
        </w:numPr>
        <w:spacing w:after="0"/>
      </w:pPr>
      <w:r>
        <w:t>Histogram of spatial statistics – counting the number of occurrences, of each pixel values within the incoming frame.</w:t>
      </w:r>
    </w:p>
    <w:p w14:paraId="27BDAC10" w14:textId="77777777" w:rsidR="00712C5B" w:rsidRDefault="00712C5B" w:rsidP="00712C5B">
      <w:pPr>
        <w:pStyle w:val="ListParagraph"/>
        <w:numPr>
          <w:ilvl w:val="0"/>
          <w:numId w:val="20"/>
        </w:numPr>
        <w:spacing w:after="0"/>
      </w:pPr>
      <w:r>
        <w:t>Histogram of temporal statistics - counting the number of</w:t>
      </w:r>
      <w:r w:rsidRPr="00C41602">
        <w:t xml:space="preserve"> </w:t>
      </w:r>
      <w:r>
        <w:t>occurrences, of the difference between the pixel values for the incoming and the previous frames.</w:t>
      </w:r>
    </w:p>
    <w:p w14:paraId="743C459C" w14:textId="77777777" w:rsidR="00220800" w:rsidRDefault="00220800" w:rsidP="000944D1">
      <w:pPr>
        <w:spacing w:after="0"/>
      </w:pPr>
    </w:p>
    <w:p w14:paraId="277A58AD" w14:textId="2ECF3586" w:rsidR="00220800" w:rsidRDefault="00220800" w:rsidP="000944D1">
      <w:pPr>
        <w:spacing w:after="0"/>
      </w:pPr>
      <w:r>
        <w:t>In addition an integral image may be written to the memory using a double buffer and alternate writing.</w:t>
      </w:r>
    </w:p>
    <w:p w14:paraId="327E9896" w14:textId="77777777" w:rsidR="00712C5B" w:rsidRDefault="00712C5B" w:rsidP="00712C5B">
      <w:pPr>
        <w:spacing w:after="0"/>
      </w:pPr>
    </w:p>
    <w:p w14:paraId="3DB083DD" w14:textId="77777777" w:rsidR="00712C5B" w:rsidRDefault="00712C5B" w:rsidP="00712C5B">
      <w:pPr>
        <w:spacing w:after="0"/>
      </w:pPr>
      <w:r>
        <w:t>The data can either be the pixels value or the validity of the pixels.</w:t>
      </w:r>
    </w:p>
    <w:p w14:paraId="37BF992A" w14:textId="77777777" w:rsidR="00712C5B" w:rsidRDefault="00712C5B" w:rsidP="00712C5B">
      <w:pPr>
        <w:spacing w:after="0"/>
      </w:pPr>
    </w:p>
    <w:p w14:paraId="4C63BEF7" w14:textId="77777777" w:rsidR="00712C5B" w:rsidRDefault="00712C5B" w:rsidP="00934A5B">
      <w:pPr>
        <w:spacing w:after="0"/>
      </w:pPr>
      <w:r>
        <w:t xml:space="preserve">The STAT is based on the IVCAM 1.5 STAT block, with several modification, including duplication of the engine to </w:t>
      </w:r>
      <w:r w:rsidR="00934A5B">
        <w:t>2</w:t>
      </w:r>
      <w:r>
        <w:t xml:space="preserve"> overall engines that works concurrently and independently (STT1, STT2), enlarging the icon size, receiving the data transposed compared to the data received in</w:t>
      </w:r>
      <w:r w:rsidR="001316DF">
        <w:t xml:space="preserve"> IVCAM 1.5, and several minor modification enlisted in this document.</w:t>
      </w:r>
    </w:p>
    <w:p w14:paraId="29A1FA59" w14:textId="77777777" w:rsidR="002E1B7A" w:rsidRDefault="00934A5B" w:rsidP="009512C6">
      <w:pPr>
        <w:jc w:val="center"/>
      </w:pPr>
      <w:r>
        <w:object w:dxaOrig="15777" w:dyaOrig="5967" w14:anchorId="66E5B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176.25pt" o:ole="">
            <v:imagedata r:id="rId12" o:title=""/>
          </v:shape>
          <o:OLEObject Type="Embed" ProgID="Visio.Drawing.11" ShapeID="_x0000_i1025" DrawAspect="Content" ObjectID="_1544354665" r:id="rId13"/>
        </w:object>
      </w:r>
    </w:p>
    <w:p w14:paraId="460E0265" w14:textId="77777777" w:rsidR="00210EE7" w:rsidRDefault="00210EE7" w:rsidP="00712C5B">
      <w:pPr>
        <w:pStyle w:val="Caption"/>
      </w:pPr>
      <w:bookmarkStart w:id="28" w:name="_Toc434853409"/>
      <w:r>
        <w:t xml:space="preserve">Figure </w:t>
      </w:r>
      <w:fldSimple w:instr=" SEQ Figure \* ARABIC ">
        <w:r w:rsidR="006E13E4">
          <w:rPr>
            <w:noProof/>
          </w:rPr>
          <w:t>1</w:t>
        </w:r>
      </w:fldSimple>
      <w:r>
        <w:t xml:space="preserve">: </w:t>
      </w:r>
      <w:bookmarkEnd w:id="28"/>
      <w:r w:rsidR="00712C5B">
        <w:t>Block diagram of a single STAT engine</w:t>
      </w:r>
    </w:p>
    <w:p w14:paraId="227EC345" w14:textId="77777777" w:rsidR="00210EE7" w:rsidRPr="0022590D" w:rsidRDefault="00210EE7" w:rsidP="00210EE7">
      <w:pPr>
        <w:jc w:val="center"/>
      </w:pPr>
    </w:p>
    <w:p w14:paraId="7415FB17" w14:textId="77777777" w:rsidR="00D1018D" w:rsidRDefault="00D1018D" w:rsidP="00D1018D">
      <w:pPr>
        <w:pStyle w:val="Section"/>
      </w:pPr>
      <w:bookmarkStart w:id="29" w:name="_Toc450467505"/>
      <w:bookmarkStart w:id="30" w:name="_Toc453597920"/>
      <w:r>
        <w:lastRenderedPageBreak/>
        <w:t>Interfaces</w:t>
      </w:r>
      <w:bookmarkEnd w:id="29"/>
      <w:bookmarkEnd w:id="30"/>
    </w:p>
    <w:p w14:paraId="0A4E9712" w14:textId="77777777" w:rsidR="00D1018D" w:rsidRDefault="00D1018D" w:rsidP="00D1018D">
      <w:pPr>
        <w:pStyle w:val="Sub-sub-section"/>
        <w:spacing w:before="240"/>
      </w:pPr>
      <w:bookmarkStart w:id="31" w:name="_Toc444086054"/>
      <w:bookmarkStart w:id="32" w:name="_Toc450467507"/>
      <w:bookmarkStart w:id="33" w:name="_Toc453597921"/>
      <w:bookmarkStart w:id="34" w:name="_Toc444086053"/>
      <w:bookmarkStart w:id="35" w:name="_Toc450467506"/>
      <w:r>
        <w:t>Input</w:t>
      </w:r>
      <w:bookmarkEnd w:id="31"/>
      <w:bookmarkEnd w:id="32"/>
      <w:r w:rsidR="008E1BEE">
        <w:t xml:space="preserve"> (Per Engine)</w:t>
      </w:r>
      <w:bookmarkEnd w:id="33"/>
    </w:p>
    <w:p w14:paraId="04064ECE" w14:textId="77777777" w:rsidR="00712C5B" w:rsidRDefault="00712C5B" w:rsidP="00712C5B">
      <w:pPr>
        <w:spacing w:before="120"/>
      </w:pPr>
      <w:r>
        <w:t xml:space="preserve">The input can be received from </w:t>
      </w:r>
      <w:r w:rsidR="008D43BF">
        <w:t xml:space="preserve">the following </w:t>
      </w:r>
      <w:r>
        <w:t xml:space="preserve">3 </w:t>
      </w:r>
      <w:r w:rsidR="008D43BF">
        <w:t>options</w:t>
      </w:r>
    </w:p>
    <w:p w14:paraId="0109F055" w14:textId="77777777" w:rsidR="00FC0F13" w:rsidRDefault="008D43BF" w:rsidP="00FC0F13">
      <w:pPr>
        <w:pStyle w:val="ListParagraph"/>
        <w:numPr>
          <w:ilvl w:val="0"/>
          <w:numId w:val="15"/>
        </w:numPr>
        <w:spacing w:before="120"/>
      </w:pPr>
      <w:r>
        <w:t>Depth: 16 bit data + 1 bit valid</w:t>
      </w:r>
    </w:p>
    <w:p w14:paraId="7555A8E5" w14:textId="77777777" w:rsidR="008D43BF" w:rsidRDefault="008D43BF" w:rsidP="00FC0F13">
      <w:pPr>
        <w:pStyle w:val="ListParagraph"/>
        <w:numPr>
          <w:ilvl w:val="0"/>
          <w:numId w:val="15"/>
        </w:numPr>
        <w:spacing w:before="120"/>
      </w:pPr>
      <w:r>
        <w:t>IR: 12 bit data + 1 bit valid</w:t>
      </w:r>
    </w:p>
    <w:p w14:paraId="723D45FC" w14:textId="77777777" w:rsidR="008D43BF" w:rsidRDefault="008D43BF" w:rsidP="00FC0F13">
      <w:pPr>
        <w:pStyle w:val="ListParagraph"/>
        <w:numPr>
          <w:ilvl w:val="0"/>
          <w:numId w:val="15"/>
        </w:numPr>
        <w:spacing w:before="120"/>
      </w:pPr>
      <w:r>
        <w:t>RGB:</w:t>
      </w:r>
      <w:r w:rsidR="007C3114">
        <w:t xml:space="preserve"> 8 bit data</w:t>
      </w:r>
    </w:p>
    <w:p w14:paraId="33B2D666" w14:textId="77777777" w:rsidR="00C729CB" w:rsidRDefault="00BB67DD" w:rsidP="00BB67DD">
      <w:pPr>
        <w:spacing w:before="120"/>
      </w:pPr>
      <w:r>
        <w:t>For e</w:t>
      </w:r>
      <w:r w:rsidR="00C729CB">
        <w:t>ach of the above option</w:t>
      </w:r>
      <w:r>
        <w:t>s, there is a second selector that</w:t>
      </w:r>
      <w:r w:rsidR="00C729CB">
        <w:t xml:space="preserve"> can be controlled internally in the block they are coming from, </w:t>
      </w:r>
      <w:r w:rsidR="00CB6D4E">
        <w:t>e.g.</w:t>
      </w:r>
      <w:r w:rsidR="00C729CB">
        <w:t xml:space="preserve"> the depth can be before</w:t>
      </w:r>
      <w:r w:rsidR="0080303B">
        <w:t xml:space="preserve"> filters,</w:t>
      </w:r>
      <w:r w:rsidR="00C729CB">
        <w:t xml:space="preserve"> after filters, etc.</w:t>
      </w:r>
    </w:p>
    <w:p w14:paraId="6ED7D8A6" w14:textId="77777777" w:rsidR="00D1018D" w:rsidRDefault="00FC0F13" w:rsidP="00FC0F13">
      <w:pPr>
        <w:pStyle w:val="Sub-sub-section"/>
        <w:spacing w:before="240"/>
      </w:pPr>
      <w:r>
        <w:t xml:space="preserve"> </w:t>
      </w:r>
      <w:bookmarkStart w:id="36" w:name="_Toc453597922"/>
      <w:r w:rsidR="00D1018D">
        <w:t>Output</w:t>
      </w:r>
      <w:bookmarkEnd w:id="34"/>
      <w:bookmarkEnd w:id="35"/>
      <w:r w:rsidR="008E1BEE">
        <w:t xml:space="preserve"> (Per Engine)</w:t>
      </w:r>
      <w:bookmarkEnd w:id="36"/>
    </w:p>
    <w:p w14:paraId="699F5116" w14:textId="46EBFAFD" w:rsidR="008E1BEE" w:rsidRDefault="008E1BEE">
      <w:pPr>
        <w:spacing w:before="120"/>
      </w:pPr>
      <w:r>
        <w:t xml:space="preserve">There is no output </w:t>
      </w:r>
      <w:r w:rsidR="00220800">
        <w:t>from</w:t>
      </w:r>
      <w:r>
        <w:t xml:space="preserve"> the STAT that goes to other blocks. There is however DMA interface that allows the controller to read the following from </w:t>
      </w:r>
      <w:r w:rsidR="00220800">
        <w:t xml:space="preserve">each </w:t>
      </w:r>
      <w:r>
        <w:t>STAT</w:t>
      </w:r>
      <w:r w:rsidR="00220800">
        <w:t xml:space="preserve"> engine</w:t>
      </w:r>
      <w:r>
        <w:t>:</w:t>
      </w:r>
    </w:p>
    <w:p w14:paraId="1FF6B1B4" w14:textId="77777777" w:rsidR="00D1018D" w:rsidRDefault="00C9584B" w:rsidP="000867BE">
      <w:pPr>
        <w:pStyle w:val="ListParagraph"/>
        <w:numPr>
          <w:ilvl w:val="0"/>
          <w:numId w:val="14"/>
        </w:numPr>
        <w:spacing w:before="120"/>
      </w:pPr>
      <w:r>
        <w:t>4 icon images</w:t>
      </w:r>
    </w:p>
    <w:p w14:paraId="560C11C4" w14:textId="77777777" w:rsidR="008E1BEE" w:rsidRDefault="00C9584B" w:rsidP="000867BE">
      <w:pPr>
        <w:pStyle w:val="ListParagraph"/>
        <w:numPr>
          <w:ilvl w:val="0"/>
          <w:numId w:val="14"/>
        </w:numPr>
        <w:spacing w:before="120"/>
      </w:pPr>
      <w:r>
        <w:t>4 spatial histogram memory</w:t>
      </w:r>
    </w:p>
    <w:p w14:paraId="28128211" w14:textId="77777777" w:rsidR="009B6875" w:rsidRDefault="009B6875" w:rsidP="000867BE">
      <w:pPr>
        <w:pStyle w:val="ListParagraph"/>
        <w:numPr>
          <w:ilvl w:val="0"/>
          <w:numId w:val="14"/>
        </w:numPr>
        <w:spacing w:before="120"/>
      </w:pPr>
      <w:r>
        <w:t>4 temporal histogram memory</w:t>
      </w:r>
    </w:p>
    <w:p w14:paraId="43E21652" w14:textId="1E30FBA4" w:rsidR="00220800" w:rsidRDefault="00220800" w:rsidP="000867BE">
      <w:pPr>
        <w:pStyle w:val="ListParagraph"/>
        <w:numPr>
          <w:ilvl w:val="0"/>
          <w:numId w:val="14"/>
        </w:numPr>
        <w:spacing w:before="120"/>
      </w:pPr>
      <w:r>
        <w:t>1 integral image (using a double buffer).</w:t>
      </w:r>
    </w:p>
    <w:p w14:paraId="6914954C" w14:textId="77777777" w:rsidR="00E64E0A" w:rsidRDefault="00E64E0A" w:rsidP="004335F9">
      <w:pPr>
        <w:pStyle w:val="Section"/>
      </w:pPr>
      <w:bookmarkStart w:id="37" w:name="_Toc453597923"/>
      <w:r>
        <w:lastRenderedPageBreak/>
        <w:t>Detailed description</w:t>
      </w:r>
      <w:bookmarkEnd w:id="37"/>
    </w:p>
    <w:p w14:paraId="55B07D9E" w14:textId="77777777" w:rsidR="00CB6D4E" w:rsidRDefault="00CB6D4E" w:rsidP="00CB6D4E">
      <w:pPr>
        <w:pStyle w:val="Sub-section"/>
      </w:pPr>
      <w:bookmarkStart w:id="38" w:name="_Toc453597924"/>
      <w:bookmarkStart w:id="39" w:name="_Toc440911237"/>
      <w:r>
        <w:t>Changes compared to IVCAM 1.5 STAT</w:t>
      </w:r>
      <w:bookmarkEnd w:id="38"/>
    </w:p>
    <w:p w14:paraId="6ECFFDA6" w14:textId="77777777" w:rsidR="00814D66" w:rsidRDefault="00934A5B" w:rsidP="00814D66">
      <w:pPr>
        <w:pStyle w:val="ListParagraph"/>
        <w:numPr>
          <w:ilvl w:val="0"/>
          <w:numId w:val="21"/>
        </w:numPr>
        <w:spacing w:after="0"/>
        <w:contextualSpacing w:val="0"/>
        <w:rPr>
          <w:sz w:val="22"/>
          <w:szCs w:val="22"/>
        </w:rPr>
      </w:pPr>
      <w:r>
        <w:t>2</w:t>
      </w:r>
      <w:r w:rsidR="00814D66">
        <w:t xml:space="preserve"> independent stat engines that get inputs from the depth IR and RGB </w:t>
      </w:r>
    </w:p>
    <w:p w14:paraId="3C42AEAF" w14:textId="77777777" w:rsidR="00814D66" w:rsidRDefault="00814D66" w:rsidP="00814D66">
      <w:pPr>
        <w:pStyle w:val="ListParagraph"/>
        <w:numPr>
          <w:ilvl w:val="0"/>
          <w:numId w:val="21"/>
        </w:numPr>
        <w:spacing w:after="0"/>
        <w:contextualSpacing w:val="0"/>
      </w:pPr>
      <w:r>
        <w:t xml:space="preserve">Icon size is increased to </w:t>
      </w:r>
      <w:r w:rsidR="00764BB2">
        <w:t>160x16</w:t>
      </w:r>
      <w:r>
        <w:t>0, which requires the following modifications:</w:t>
      </w:r>
    </w:p>
    <w:p w14:paraId="65344045" w14:textId="77777777" w:rsidR="00084E23" w:rsidRDefault="00084E23" w:rsidP="00934A5B">
      <w:pPr>
        <w:pStyle w:val="ListParagraph"/>
        <w:numPr>
          <w:ilvl w:val="1"/>
          <w:numId w:val="21"/>
        </w:numPr>
        <w:spacing w:after="0"/>
        <w:contextualSpacing w:val="0"/>
      </w:pPr>
      <w:r>
        <w:t>Histogram cell size is increased</w:t>
      </w:r>
      <w:r w:rsidR="0004673B">
        <w:t xml:space="preserve"> to allow values of up to </w:t>
      </w:r>
      <w:r w:rsidR="00934A5B" w:rsidRPr="00934A5B">
        <w:t xml:space="preserve">25600 </w:t>
      </w:r>
      <w:r w:rsidR="0004673B">
        <w:t>(160x1</w:t>
      </w:r>
      <w:r w:rsidR="00934A5B">
        <w:t>6</w:t>
      </w:r>
      <w:r w:rsidR="0004673B">
        <w:t>0)</w:t>
      </w:r>
    </w:p>
    <w:p w14:paraId="209288F6" w14:textId="77777777" w:rsidR="0004673B" w:rsidRDefault="0004673B" w:rsidP="0004673B">
      <w:pPr>
        <w:pStyle w:val="ListParagraph"/>
        <w:numPr>
          <w:ilvl w:val="1"/>
          <w:numId w:val="21"/>
        </w:numPr>
        <w:spacing w:after="0"/>
        <w:contextualSpacing w:val="0"/>
      </w:pPr>
      <w:r>
        <w:t>Maximum values for the following registers:</w:t>
      </w:r>
    </w:p>
    <w:p w14:paraId="309CFC71" w14:textId="77777777" w:rsidR="0004673B" w:rsidRDefault="00DF19AA" w:rsidP="00934A5B">
      <w:pPr>
        <w:pStyle w:val="ListParagraph"/>
        <w:numPr>
          <w:ilvl w:val="2"/>
          <w:numId w:val="21"/>
        </w:numPr>
        <w:spacing w:after="0"/>
        <w:contextualSpacing w:val="0"/>
      </w:pPr>
      <w:r>
        <w:t>LeftUp\RightDownY* - 1</w:t>
      </w:r>
      <w:r w:rsidR="00934A5B">
        <w:t>6</w:t>
      </w:r>
      <w:r>
        <w:t>0</w:t>
      </w:r>
    </w:p>
    <w:p w14:paraId="118D41F0" w14:textId="77777777" w:rsidR="00814D66" w:rsidRDefault="00DF19AA" w:rsidP="007665B9">
      <w:pPr>
        <w:pStyle w:val="ListParagraph"/>
        <w:numPr>
          <w:ilvl w:val="2"/>
          <w:numId w:val="21"/>
        </w:numPr>
        <w:spacing w:after="0"/>
        <w:contextualSpacing w:val="0"/>
      </w:pPr>
      <w:r>
        <w:t>LeftUp\RightDownX* - 160</w:t>
      </w:r>
    </w:p>
    <w:p w14:paraId="73274137" w14:textId="77777777" w:rsidR="00814D66" w:rsidRDefault="00814D66" w:rsidP="00814D66">
      <w:pPr>
        <w:pStyle w:val="ListParagraph"/>
        <w:numPr>
          <w:ilvl w:val="0"/>
          <w:numId w:val="21"/>
        </w:numPr>
        <w:spacing w:after="0"/>
        <w:contextualSpacing w:val="0"/>
      </w:pPr>
      <w:r>
        <w:t>Each stat work on just one image per output frame. No sequence handling.</w:t>
      </w:r>
    </w:p>
    <w:p w14:paraId="43FDE18D" w14:textId="78F6D1CB" w:rsidR="00814D66" w:rsidRDefault="007665B9" w:rsidP="004F610B">
      <w:pPr>
        <w:pStyle w:val="ListParagraph"/>
        <w:numPr>
          <w:ilvl w:val="0"/>
          <w:numId w:val="21"/>
        </w:numPr>
        <w:spacing w:after="0"/>
        <w:contextualSpacing w:val="0"/>
        <w:pPrChange w:id="40" w:author="Zabatani, Aviad" w:date="2016-12-27T12:15:00Z">
          <w:pPr>
            <w:pStyle w:val="ListParagraph"/>
            <w:numPr>
              <w:numId w:val="21"/>
            </w:numPr>
            <w:spacing w:after="0"/>
            <w:ind w:hanging="360"/>
            <w:contextualSpacing w:val="0"/>
          </w:pPr>
        </w:pPrChange>
      </w:pPr>
      <w:r>
        <w:t xml:space="preserve">Add </w:t>
      </w:r>
      <w:r w:rsidRPr="007665B9">
        <w:t>v</w:t>
      </w:r>
      <w:r w:rsidR="00814D66" w:rsidRPr="007665B9">
        <w:t xml:space="preserve">ertical </w:t>
      </w:r>
      <w:r w:rsidR="00764BB2">
        <w:t>margin: start the icon sampling form a configurable row and not row 0.</w:t>
      </w:r>
    </w:p>
    <w:p w14:paraId="7DC2C0C0" w14:textId="77777777" w:rsidR="00814D66" w:rsidRDefault="00764BB2" w:rsidP="00764BB2">
      <w:pPr>
        <w:pStyle w:val="ListParagraph"/>
        <w:numPr>
          <w:ilvl w:val="0"/>
          <w:numId w:val="21"/>
        </w:numPr>
        <w:spacing w:after="0"/>
        <w:contextualSpacing w:val="0"/>
      </w:pPr>
      <w:r>
        <w:t>Add validity bit to the IR icon generation</w:t>
      </w:r>
    </w:p>
    <w:p w14:paraId="3369807C" w14:textId="77777777" w:rsidR="00764BB2" w:rsidRDefault="00764BB2" w:rsidP="00764BB2">
      <w:pPr>
        <w:pStyle w:val="ListParagraph"/>
        <w:numPr>
          <w:ilvl w:val="0"/>
          <w:numId w:val="21"/>
        </w:numPr>
        <w:spacing w:after="0"/>
        <w:contextualSpacing w:val="0"/>
      </w:pPr>
      <w:r>
        <w:t>Interfaces:</w:t>
      </w:r>
    </w:p>
    <w:p w14:paraId="7172DCE7" w14:textId="77777777" w:rsidR="00764BB2" w:rsidRDefault="00764BB2" w:rsidP="0033670C">
      <w:pPr>
        <w:pStyle w:val="ListParagraph"/>
        <w:numPr>
          <w:ilvl w:val="0"/>
          <w:numId w:val="23"/>
        </w:numPr>
      </w:pPr>
      <w:r>
        <w:t>depth size 16 bit + validity 1 bit</w:t>
      </w:r>
    </w:p>
    <w:p w14:paraId="5E916B2C" w14:textId="77777777" w:rsidR="00764BB2" w:rsidRDefault="00764BB2" w:rsidP="0033670C">
      <w:pPr>
        <w:pStyle w:val="ListParagraph"/>
        <w:numPr>
          <w:ilvl w:val="0"/>
          <w:numId w:val="23"/>
        </w:numPr>
      </w:pPr>
      <w:r>
        <w:t>IR size 12\8 bit + validity 1 bit</w:t>
      </w:r>
    </w:p>
    <w:p w14:paraId="0BC96E80" w14:textId="77777777" w:rsidR="000B16C9" w:rsidRDefault="00764BB2" w:rsidP="000B16C9">
      <w:pPr>
        <w:pStyle w:val="ListParagraph"/>
        <w:numPr>
          <w:ilvl w:val="0"/>
          <w:numId w:val="23"/>
        </w:numPr>
      </w:pPr>
      <w:r>
        <w:t>CAM A - ??</w:t>
      </w:r>
      <w:r w:rsidR="0033670C">
        <w:t xml:space="preserve"> </w:t>
      </w:r>
    </w:p>
    <w:p w14:paraId="49A0CD1C" w14:textId="77777777" w:rsidR="00764BB2" w:rsidRDefault="0033670C" w:rsidP="000B16C9">
      <w:pPr>
        <w:pStyle w:val="ListParagraph"/>
        <w:numPr>
          <w:ilvl w:val="0"/>
          <w:numId w:val="23"/>
        </w:numPr>
      </w:pPr>
      <w:r>
        <w:t xml:space="preserve">CAM B - ?? </w:t>
      </w:r>
    </w:p>
    <w:p w14:paraId="38E9963F" w14:textId="77777777" w:rsidR="00814D66" w:rsidRDefault="00764BB2" w:rsidP="00814D66">
      <w:pPr>
        <w:pStyle w:val="ListParagraph"/>
        <w:numPr>
          <w:ilvl w:val="0"/>
          <w:numId w:val="21"/>
        </w:numPr>
        <w:spacing w:after="0"/>
        <w:contextualSpacing w:val="0"/>
      </w:pPr>
      <w:r>
        <w:t xml:space="preserve">Modification to the </w:t>
      </w:r>
      <w:r w:rsidR="00814D66">
        <w:t>Registers</w:t>
      </w:r>
      <w:r>
        <w:t>:</w:t>
      </w:r>
    </w:p>
    <w:p w14:paraId="7435B804" w14:textId="77777777" w:rsidR="00814D66" w:rsidRDefault="00764BB2" w:rsidP="00764BB2">
      <w:pPr>
        <w:pStyle w:val="ListParagraph"/>
        <w:numPr>
          <w:ilvl w:val="1"/>
          <w:numId w:val="21"/>
        </w:numPr>
        <w:spacing w:after="0"/>
        <w:contextualSpacing w:val="0"/>
      </w:pPr>
      <w:r>
        <w:t>Multiply by 2</w:t>
      </w:r>
      <w:r w:rsidR="00814D66">
        <w:t>, rename from RegsStt to RegsSTT1, RegsSTT2</w:t>
      </w:r>
      <w:r>
        <w:t xml:space="preserve"> </w:t>
      </w:r>
      <w:r w:rsidR="00814D66">
        <w:t xml:space="preserve"> </w:t>
      </w:r>
      <w:r>
        <w:t xml:space="preserve">in order </w:t>
      </w:r>
      <w:r w:rsidR="00814D66">
        <w:t xml:space="preserve">to accommodate the </w:t>
      </w:r>
      <w:r>
        <w:t xml:space="preserve">2 </w:t>
      </w:r>
      <w:r w:rsidR="00814D66">
        <w:t>stat engine</w:t>
      </w:r>
    </w:p>
    <w:p w14:paraId="4BE15615" w14:textId="77777777" w:rsidR="00814D66" w:rsidRDefault="001842CB" w:rsidP="001842CB">
      <w:pPr>
        <w:pStyle w:val="ListParagraph"/>
        <w:numPr>
          <w:ilvl w:val="1"/>
          <w:numId w:val="21"/>
        </w:numPr>
        <w:spacing w:after="0"/>
        <w:contextualSpacing w:val="0"/>
      </w:pPr>
      <w:r>
        <w:t>Removed RegsSttPatMaskVec</w:t>
      </w:r>
    </w:p>
    <w:p w14:paraId="1EB03B5F" w14:textId="77777777" w:rsidR="00814D66" w:rsidRDefault="00814D66" w:rsidP="001842CB">
      <w:pPr>
        <w:pStyle w:val="ListParagraph"/>
        <w:numPr>
          <w:ilvl w:val="1"/>
          <w:numId w:val="21"/>
        </w:numPr>
        <w:spacing w:after="0"/>
        <w:contextualSpacing w:val="0"/>
      </w:pPr>
      <w:r>
        <w:lastRenderedPageBreak/>
        <w:t>Renamed RegsSttRUVM</w:t>
      </w:r>
      <w:r w:rsidR="001842CB">
        <w:t>otInvCntEn to RegsSttRInvCntEn</w:t>
      </w:r>
    </w:p>
    <w:p w14:paraId="69E279E2" w14:textId="77777777" w:rsidR="00814D66" w:rsidRDefault="00814D66" w:rsidP="001842CB">
      <w:pPr>
        <w:pStyle w:val="ListParagraph"/>
        <w:numPr>
          <w:ilvl w:val="1"/>
          <w:numId w:val="21"/>
        </w:numPr>
        <w:spacing w:after="0"/>
        <w:contextualSpacing w:val="0"/>
      </w:pPr>
      <w:r>
        <w:t>Renamed RegsSttRzScaleMode to RegsSttScaleMode</w:t>
      </w:r>
    </w:p>
    <w:p w14:paraId="306AD328" w14:textId="77777777" w:rsidR="00814D66" w:rsidRDefault="00814D66" w:rsidP="00764BB2">
      <w:pPr>
        <w:pStyle w:val="ListParagraph"/>
        <w:numPr>
          <w:ilvl w:val="1"/>
          <w:numId w:val="21"/>
        </w:numPr>
        <w:spacing w:after="0"/>
        <w:contextualSpacing w:val="0"/>
      </w:pPr>
      <w:r>
        <w:t>RegsSttSrc has different meaning:</w:t>
      </w:r>
    </w:p>
    <w:p w14:paraId="0D336945" w14:textId="77777777" w:rsidR="00814D66" w:rsidRDefault="0033670C" w:rsidP="0033670C">
      <w:pPr>
        <w:pStyle w:val="ListParagraph"/>
        <w:ind w:left="1440"/>
      </w:pPr>
      <w:r>
        <w:t>0 – depth</w:t>
      </w:r>
    </w:p>
    <w:p w14:paraId="085A3757" w14:textId="77777777" w:rsidR="00814D66" w:rsidRDefault="0033670C" w:rsidP="0033670C">
      <w:pPr>
        <w:pStyle w:val="ListParagraph"/>
        <w:ind w:left="1440"/>
      </w:pPr>
      <w:r>
        <w:t>1 – IR</w:t>
      </w:r>
    </w:p>
    <w:p w14:paraId="0809ABB9" w14:textId="77777777" w:rsidR="00814D66" w:rsidRDefault="00814D66" w:rsidP="0033670C">
      <w:pPr>
        <w:pStyle w:val="ListParagraph"/>
        <w:ind w:left="1440"/>
      </w:pPr>
      <w:r>
        <w:t xml:space="preserve">2 – </w:t>
      </w:r>
      <w:r w:rsidR="00764BB2">
        <w:t>CAM A</w:t>
      </w:r>
    </w:p>
    <w:p w14:paraId="760D84A3" w14:textId="77777777" w:rsidR="0033670C" w:rsidRDefault="0033670C" w:rsidP="0033670C">
      <w:pPr>
        <w:pStyle w:val="ListParagraph"/>
        <w:ind w:left="1440"/>
      </w:pPr>
      <w:r>
        <w:t>3 – CAM B</w:t>
      </w:r>
    </w:p>
    <w:p w14:paraId="7FA65666" w14:textId="77777777" w:rsidR="005D6DF7" w:rsidRDefault="005D6DF7" w:rsidP="00DA74FA">
      <w:pPr>
        <w:pStyle w:val="ListParagraph"/>
        <w:numPr>
          <w:ilvl w:val="1"/>
          <w:numId w:val="21"/>
        </w:numPr>
      </w:pPr>
      <w:r>
        <w:t xml:space="preserve">Add </w:t>
      </w:r>
      <w:r w:rsidR="0050235E" w:rsidRPr="0050235E">
        <w:t>STTSkip</w:t>
      </w:r>
      <w:r w:rsidR="0050235E">
        <w:t>V</w:t>
      </w:r>
      <w:r w:rsidR="0050235E" w:rsidRPr="0050235E">
        <w:t>size</w:t>
      </w:r>
      <w:r w:rsidR="0050235E">
        <w:t xml:space="preserve"> for implementation of vertical margin</w:t>
      </w:r>
    </w:p>
    <w:p w14:paraId="2B4D8A8E" w14:textId="77777777" w:rsidR="00814D66" w:rsidRDefault="00814D66" w:rsidP="00DA74FA">
      <w:pPr>
        <w:pStyle w:val="ListParagraph"/>
        <w:numPr>
          <w:ilvl w:val="0"/>
          <w:numId w:val="21"/>
        </w:numPr>
        <w:spacing w:after="0"/>
        <w:contextualSpacing w:val="0"/>
        <w:rPr>
          <w:color w:val="FF0000"/>
        </w:rPr>
      </w:pPr>
      <w:r>
        <w:t xml:space="preserve">Secondary source (RegsSttAlgSecSrc) will choose the secondary source according to the main source </w:t>
      </w:r>
      <w:r w:rsidR="0050235E">
        <w:t xml:space="preserve">inside the JFIL block. Full </w:t>
      </w:r>
      <w:r w:rsidR="00DA74FA">
        <w:t>definition will be given with the JFIL block.</w:t>
      </w:r>
    </w:p>
    <w:p w14:paraId="58C93B08" w14:textId="77777777" w:rsidR="00121ED4" w:rsidRDefault="00814D66" w:rsidP="00CC0BDE">
      <w:pPr>
        <w:pStyle w:val="ListParagraph"/>
        <w:numPr>
          <w:ilvl w:val="0"/>
          <w:numId w:val="21"/>
        </w:numPr>
        <w:spacing w:after="0"/>
        <w:contextualSpacing w:val="0"/>
      </w:pPr>
      <w:r>
        <w:t xml:space="preserve">Invalid </w:t>
      </w:r>
      <w:r w:rsidR="00DA74FA">
        <w:t>bit will be determine using a bit mask on the image value and the flags. Full definition will be given with the JFIL block.</w:t>
      </w:r>
    </w:p>
    <w:p w14:paraId="3AEA8CC1" w14:textId="77777777" w:rsidR="00814D66" w:rsidRDefault="00121ED4" w:rsidP="00121ED4">
      <w:pPr>
        <w:spacing w:after="160" w:line="259" w:lineRule="auto"/>
      </w:pPr>
      <w:r>
        <w:br w:type="page"/>
      </w:r>
    </w:p>
    <w:p w14:paraId="5326A2B3" w14:textId="77777777" w:rsidR="00DB5D83" w:rsidRDefault="00DB5D83" w:rsidP="00DB5D83">
      <w:pPr>
        <w:spacing w:after="0"/>
      </w:pPr>
    </w:p>
    <w:p w14:paraId="0C3C9E06" w14:textId="77777777" w:rsidR="00DB5D83" w:rsidRDefault="00FA06A3" w:rsidP="00DB5D83">
      <w:pPr>
        <w:pStyle w:val="Heading2"/>
      </w:pPr>
      <w:r>
        <w:t>I</w:t>
      </w:r>
      <w:r w:rsidR="00DB5D83">
        <w:t>ntegral image</w:t>
      </w:r>
    </w:p>
    <w:p w14:paraId="0C86FC5D" w14:textId="77777777" w:rsidR="00FA06A3" w:rsidRDefault="00D30ED1" w:rsidP="00FA06A3">
      <w:r>
        <w:t>An integral can be calculated from the current icon and saved to memory (in addition to the icon itself). The integral image is calculated using the following formula:</w:t>
      </w:r>
    </w:p>
    <w:p w14:paraId="318C2765" w14:textId="77777777" w:rsidR="00D30ED1" w:rsidRPr="00EA1C99" w:rsidRDefault="00EA1C99" w:rsidP="00121ED4">
      <m:oMathPara>
        <m:oMath>
          <m:r>
            <w:rPr>
              <w:rFonts w:ascii="Cambria Math" w:hAnsi="Cambria Math"/>
            </w:rPr>
            <m:t>Integ</m:t>
          </m:r>
          <m:d>
            <m:dPr>
              <m:ctrlPr>
                <w:rPr>
                  <w:rFonts w:ascii="Cambria Math" w:hAnsi="Cambria Math"/>
                  <w:i/>
                </w:rPr>
              </m:ctrlPr>
            </m:dPr>
            <m:e>
              <m:r>
                <w:rPr>
                  <w:rFonts w:ascii="Cambria Math" w:hAnsi="Cambria Math"/>
                </w:rPr>
                <m:t>x,y</m:t>
              </m:r>
            </m:e>
          </m:d>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i=0:x</m:t>
                  </m:r>
                </m:e>
                <m:e>
                  <m:r>
                    <w:rPr>
                      <w:rFonts w:ascii="Cambria Math" w:hAnsi="Cambria Math"/>
                    </w:rPr>
                    <m:t>j=0:y</m:t>
                  </m:r>
                </m:e>
              </m:eqArr>
            </m:sub>
            <m:sup/>
            <m:e>
              <m:r>
                <w:rPr>
                  <w:rFonts w:ascii="Cambria Math" w:hAnsi="Cambria Math"/>
                </w:rPr>
                <m:t>I(i,j)</m:t>
              </m:r>
            </m:e>
          </m:nary>
        </m:oMath>
      </m:oMathPara>
    </w:p>
    <w:p w14:paraId="68D01C97" w14:textId="77777777" w:rsidR="00EA1C99" w:rsidRPr="00FA06A3" w:rsidRDefault="00EA1C99" w:rsidP="00EA1C99">
      <w:r>
        <w:t>This is equivalent to:</w:t>
      </w:r>
    </w:p>
    <w:p w14:paraId="12E5B0F6" w14:textId="77777777" w:rsidR="003D213E" w:rsidRPr="00121ED4" w:rsidRDefault="00DB5D83" w:rsidP="003D213E">
      <w:pPr>
        <w:tabs>
          <w:tab w:val="left" w:pos="1352"/>
        </w:tabs>
        <w:spacing w:after="0"/>
      </w:pPr>
      <w:r>
        <w:tab/>
      </w:r>
      <m:oMath>
        <m:r>
          <m:rPr>
            <m:sty m:val="p"/>
          </m:rPr>
          <w:rPr>
            <w:rFonts w:ascii="Cambria Math" w:hAnsi="Cambria Math"/>
          </w:rPr>
          <w:br/>
        </m:r>
      </m:oMath>
      <m:oMathPara>
        <m:oMath>
          <m:r>
            <w:rPr>
              <w:rFonts w:ascii="Cambria Math" w:hAnsi="Cambria Math"/>
            </w:rPr>
            <m:t>Integ</m:t>
          </m:r>
          <m:d>
            <m:dPr>
              <m:ctrlPr>
                <w:rPr>
                  <w:rFonts w:ascii="Cambria Math" w:hAnsi="Cambria Math"/>
                  <w:i/>
                </w:rPr>
              </m:ctrlPr>
            </m:dPr>
            <m:e>
              <m:r>
                <w:rPr>
                  <w:rFonts w:ascii="Cambria Math" w:hAnsi="Cambria Math"/>
                </w:rPr>
                <m:t>x,y</m:t>
              </m:r>
            </m:e>
          </m:d>
          <m:r>
            <w:rPr>
              <w:rFonts w:ascii="Cambria Math" w:hAnsi="Cambria Math"/>
            </w:rPr>
            <m:t>=Integ</m:t>
          </m:r>
          <m:d>
            <m:dPr>
              <m:ctrlPr>
                <w:rPr>
                  <w:rFonts w:ascii="Cambria Math" w:hAnsi="Cambria Math"/>
                  <w:i/>
                </w:rPr>
              </m:ctrlPr>
            </m:dPr>
            <m:e>
              <m:r>
                <w:rPr>
                  <w:rFonts w:ascii="Cambria Math" w:hAnsi="Cambria Math"/>
                </w:rPr>
                <m:t>x-1,y</m:t>
              </m:r>
            </m:e>
          </m:d>
          <m:r>
            <w:rPr>
              <w:rFonts w:ascii="Cambria Math" w:hAnsi="Cambria Math"/>
            </w:rPr>
            <m:t>+Integ</m:t>
          </m:r>
          <m:d>
            <m:dPr>
              <m:ctrlPr>
                <w:rPr>
                  <w:rFonts w:ascii="Cambria Math" w:hAnsi="Cambria Math"/>
                  <w:i/>
                </w:rPr>
              </m:ctrlPr>
            </m:dPr>
            <m:e>
              <m:r>
                <w:rPr>
                  <w:rFonts w:ascii="Cambria Math" w:hAnsi="Cambria Math"/>
                </w:rPr>
                <m:t>x,y-1</m:t>
              </m:r>
            </m:e>
          </m:d>
          <m:r>
            <w:rPr>
              <w:rFonts w:ascii="Cambria Math" w:hAnsi="Cambria Math"/>
            </w:rPr>
            <m:t>-Integ</m:t>
          </m:r>
          <m:d>
            <m:dPr>
              <m:ctrlPr>
                <w:rPr>
                  <w:rFonts w:ascii="Cambria Math" w:hAnsi="Cambria Math"/>
                  <w:i/>
                </w:rPr>
              </m:ctrlPr>
            </m:dPr>
            <m:e>
              <m:r>
                <w:rPr>
                  <w:rFonts w:ascii="Cambria Math" w:hAnsi="Cambria Math"/>
                </w:rPr>
                <m:t>x-1,y-1</m:t>
              </m:r>
            </m:e>
          </m:d>
          <m:r>
            <w:rPr>
              <w:rFonts w:ascii="Cambria Math" w:hAnsi="Cambria Math"/>
            </w:rPr>
            <m:t>+I(x,y)</m:t>
          </m:r>
        </m:oMath>
      </m:oMathPara>
    </w:p>
    <w:p w14:paraId="10C29A9F" w14:textId="77777777" w:rsidR="00121ED4" w:rsidRDefault="00121ED4" w:rsidP="003D213E">
      <w:pPr>
        <w:tabs>
          <w:tab w:val="left" w:pos="1352"/>
        </w:tabs>
        <w:spacing w:after="0"/>
      </w:pPr>
    </w:p>
    <w:p w14:paraId="14B283A8" w14:textId="77777777" w:rsidR="00121ED4" w:rsidRPr="003D213E" w:rsidRDefault="00121ED4" w:rsidP="000B6956">
      <w:pPr>
        <w:tabs>
          <w:tab w:val="left" w:pos="1352"/>
        </w:tabs>
        <w:spacing w:after="0"/>
      </w:pPr>
      <w:r>
        <w:t xml:space="preserve">Thus, for each pixel in the integral images, it is enough to look at </w:t>
      </w:r>
      <w:r w:rsidR="000B6956">
        <w:t xml:space="preserve">its </w:t>
      </w:r>
      <w:r>
        <w:t xml:space="preserve">3 </w:t>
      </w:r>
      <w:r w:rsidR="000B6956">
        <w:t>neighbors and the corresponding pixel in the icon image to determine its value.</w:t>
      </w:r>
    </w:p>
    <w:p w14:paraId="1F7178DC" w14:textId="77777777" w:rsidR="003D213E" w:rsidRDefault="003D213E" w:rsidP="003D213E">
      <w:pPr>
        <w:tabs>
          <w:tab w:val="left" w:pos="1352"/>
        </w:tabs>
        <w:spacing w:after="0"/>
      </w:pPr>
    </w:p>
    <w:p w14:paraId="5F364592" w14:textId="77777777" w:rsidR="00EA1C99" w:rsidRDefault="003D213E" w:rsidP="003D213E">
      <w:pPr>
        <w:tabs>
          <w:tab w:val="left" w:pos="1352"/>
        </w:tabs>
        <w:spacing w:after="0"/>
      </w:pPr>
      <w:r w:rsidRPr="003D213E">
        <w:br/>
      </w:r>
    </w:p>
    <w:p w14:paraId="4017CDFA" w14:textId="77777777" w:rsidR="006E0EB2" w:rsidRDefault="006E0EB2" w:rsidP="006E0EB2">
      <w:pPr>
        <w:pStyle w:val="Section"/>
      </w:pPr>
      <w:bookmarkStart w:id="41" w:name="_Toc444086050"/>
      <w:bookmarkStart w:id="42" w:name="_Toc450467513"/>
      <w:bookmarkStart w:id="43" w:name="_Toc453597926"/>
      <w:bookmarkEnd w:id="39"/>
      <w:r>
        <w:lastRenderedPageBreak/>
        <w:t>Registers</w:t>
      </w:r>
      <w:bookmarkEnd w:id="41"/>
      <w:bookmarkEnd w:id="42"/>
      <w:bookmarkEnd w:id="43"/>
    </w:p>
    <w:p w14:paraId="6C45C4C9" w14:textId="77777777" w:rsidR="00990F69" w:rsidRDefault="00990F69" w:rsidP="00990F69">
      <w:pPr>
        <w:tabs>
          <w:tab w:val="left" w:pos="1192"/>
        </w:tabs>
      </w:pPr>
    </w:p>
    <w:tbl>
      <w:tblPr>
        <w:tblStyle w:val="TableGrid"/>
        <w:tblW w:w="10075" w:type="dxa"/>
        <w:tblLayout w:type="fixed"/>
        <w:tblLook w:val="04A0" w:firstRow="1" w:lastRow="0" w:firstColumn="1" w:lastColumn="0" w:noHBand="0" w:noVBand="1"/>
      </w:tblPr>
      <w:tblGrid>
        <w:gridCol w:w="2213"/>
        <w:gridCol w:w="842"/>
        <w:gridCol w:w="1260"/>
        <w:gridCol w:w="1170"/>
        <w:gridCol w:w="4590"/>
      </w:tblGrid>
      <w:tr w:rsidR="00990F69" w:rsidRPr="00BF6FC8" w14:paraId="29A61715" w14:textId="77777777" w:rsidTr="00D542A4">
        <w:trPr>
          <w:trHeight w:val="270"/>
        </w:trPr>
        <w:tc>
          <w:tcPr>
            <w:tcW w:w="2213" w:type="dxa"/>
            <w:shd w:val="clear" w:color="auto" w:fill="E6E6E6"/>
            <w:vAlign w:val="center"/>
          </w:tcPr>
          <w:p w14:paraId="4B9B5279" w14:textId="77777777" w:rsidR="00990F69" w:rsidRPr="00BF6FC8" w:rsidRDefault="00990F69" w:rsidP="00CC0BDE">
            <w:pPr>
              <w:jc w:val="center"/>
              <w:rPr>
                <w:b/>
              </w:rPr>
            </w:pPr>
            <w:r w:rsidRPr="00BF6FC8">
              <w:rPr>
                <w:b/>
              </w:rPr>
              <w:t>Name</w:t>
            </w:r>
          </w:p>
        </w:tc>
        <w:tc>
          <w:tcPr>
            <w:tcW w:w="842" w:type="dxa"/>
            <w:shd w:val="clear" w:color="auto" w:fill="E6E6E6"/>
            <w:vAlign w:val="center"/>
          </w:tcPr>
          <w:p w14:paraId="20B7C4C0" w14:textId="77777777" w:rsidR="00990F69" w:rsidRDefault="00990F69" w:rsidP="00CC0BDE">
            <w:pPr>
              <w:ind w:left="-162" w:right="-108"/>
              <w:jc w:val="center"/>
              <w:rPr>
                <w:b/>
              </w:rPr>
            </w:pPr>
            <w:r>
              <w:rPr>
                <w:b/>
              </w:rPr>
              <w:t>Size</w:t>
            </w:r>
          </w:p>
        </w:tc>
        <w:tc>
          <w:tcPr>
            <w:tcW w:w="1260" w:type="dxa"/>
            <w:shd w:val="clear" w:color="auto" w:fill="E6E6E6"/>
            <w:tcMar>
              <w:left w:w="14" w:type="dxa"/>
              <w:right w:w="14" w:type="dxa"/>
            </w:tcMar>
            <w:vAlign w:val="center"/>
          </w:tcPr>
          <w:p w14:paraId="4503B697" w14:textId="77777777" w:rsidR="00990F69" w:rsidRPr="00BF6FC8" w:rsidRDefault="00990F69" w:rsidP="00CC0BDE">
            <w:pPr>
              <w:ind w:left="-162" w:right="-108"/>
              <w:jc w:val="center"/>
              <w:rPr>
                <w:b/>
              </w:rPr>
            </w:pPr>
            <w:r>
              <w:rPr>
                <w:b/>
              </w:rPr>
              <w:t>Default</w:t>
            </w:r>
          </w:p>
        </w:tc>
        <w:tc>
          <w:tcPr>
            <w:tcW w:w="1170" w:type="dxa"/>
            <w:shd w:val="clear" w:color="auto" w:fill="E6E6E6"/>
            <w:tcMar>
              <w:left w:w="72" w:type="dxa"/>
              <w:right w:w="72" w:type="dxa"/>
            </w:tcMar>
            <w:vAlign w:val="center"/>
          </w:tcPr>
          <w:p w14:paraId="3A80AB94" w14:textId="77777777" w:rsidR="00990F69" w:rsidRPr="00BF6FC8" w:rsidRDefault="00990F69" w:rsidP="00CC0BDE">
            <w:pPr>
              <w:jc w:val="center"/>
              <w:rPr>
                <w:b/>
              </w:rPr>
            </w:pPr>
            <w:r>
              <w:rPr>
                <w:b/>
              </w:rPr>
              <w:t>Range</w:t>
            </w:r>
          </w:p>
        </w:tc>
        <w:tc>
          <w:tcPr>
            <w:tcW w:w="4590" w:type="dxa"/>
            <w:shd w:val="clear" w:color="auto" w:fill="E6E6E6"/>
            <w:vAlign w:val="center"/>
          </w:tcPr>
          <w:p w14:paraId="754315BE" w14:textId="77777777" w:rsidR="00990F69" w:rsidRPr="00BF6FC8" w:rsidRDefault="00990F69" w:rsidP="00CC0BDE">
            <w:pPr>
              <w:jc w:val="center"/>
              <w:rPr>
                <w:b/>
              </w:rPr>
            </w:pPr>
            <w:r w:rsidRPr="00BF6FC8">
              <w:rPr>
                <w:b/>
              </w:rPr>
              <w:t>Special values</w:t>
            </w:r>
            <w:r>
              <w:rPr>
                <w:b/>
              </w:rPr>
              <w:t>/ description</w:t>
            </w:r>
          </w:p>
        </w:tc>
      </w:tr>
      <w:tr w:rsidR="00990F69" w:rsidRPr="00BF6FC8" w14:paraId="217B7455" w14:textId="77777777" w:rsidTr="00D542A4">
        <w:trPr>
          <w:trHeight w:val="503"/>
        </w:trPr>
        <w:tc>
          <w:tcPr>
            <w:tcW w:w="2213" w:type="dxa"/>
            <w:shd w:val="clear" w:color="auto" w:fill="auto"/>
            <w:vAlign w:val="center"/>
          </w:tcPr>
          <w:p w14:paraId="63D03A3F" w14:textId="725FF8AE" w:rsidR="00990F69" w:rsidRDefault="002A4C0D" w:rsidP="002A4C0D">
            <w:pPr>
              <w:rPr>
                <w:rFonts w:ascii="Calibri" w:hAnsi="Calibri"/>
                <w:color w:val="000000"/>
                <w:sz w:val="22"/>
                <w:szCs w:val="22"/>
              </w:rPr>
            </w:pPr>
            <w:r>
              <w:rPr>
                <w:rFonts w:ascii="Calibri" w:hAnsi="Calibri"/>
                <w:color w:val="000000"/>
                <w:sz w:val="22"/>
                <w:szCs w:val="22"/>
              </w:rPr>
              <w:t>STATstt</w:t>
            </w:r>
            <w:r w:rsidR="00990F69">
              <w:rPr>
                <w:rFonts w:ascii="Calibri" w:hAnsi="Calibri"/>
                <w:color w:val="000000"/>
                <w:sz w:val="22"/>
                <w:szCs w:val="22"/>
              </w:rPr>
              <w:t>*</w:t>
            </w:r>
            <w:r w:rsidR="00220800">
              <w:rPr>
                <w:rFonts w:ascii="Calibri" w:hAnsi="Calibri"/>
                <w:color w:val="000000"/>
                <w:sz w:val="22"/>
                <w:szCs w:val="22"/>
              </w:rPr>
              <w:t>Bypass</w:t>
            </w:r>
          </w:p>
        </w:tc>
        <w:tc>
          <w:tcPr>
            <w:tcW w:w="842" w:type="dxa"/>
            <w:shd w:val="clear" w:color="auto" w:fill="auto"/>
            <w:vAlign w:val="center"/>
          </w:tcPr>
          <w:p w14:paraId="465776E0"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260" w:type="dxa"/>
            <w:shd w:val="clear" w:color="auto" w:fill="auto"/>
            <w:tcMar>
              <w:left w:w="14" w:type="dxa"/>
              <w:right w:w="14" w:type="dxa"/>
            </w:tcMar>
            <w:vAlign w:val="center"/>
          </w:tcPr>
          <w:p w14:paraId="2478501C" w14:textId="77777777" w:rsidR="00990F69" w:rsidRDefault="00990F69" w:rsidP="00CC0BDE">
            <w:pPr>
              <w:spacing w:after="0"/>
              <w:jc w:val="center"/>
              <w:rPr>
                <w:rFonts w:ascii="Calibri" w:hAnsi="Calibri"/>
                <w:color w:val="000000"/>
                <w:sz w:val="22"/>
                <w:szCs w:val="22"/>
              </w:rPr>
            </w:pPr>
            <w:r>
              <w:rPr>
                <w:rFonts w:ascii="Calibri" w:hAnsi="Calibri"/>
                <w:color w:val="000000"/>
                <w:sz w:val="22"/>
                <w:szCs w:val="22"/>
              </w:rPr>
              <w:t>0</w:t>
            </w:r>
          </w:p>
        </w:tc>
        <w:tc>
          <w:tcPr>
            <w:tcW w:w="1170" w:type="dxa"/>
            <w:shd w:val="clear" w:color="auto" w:fill="auto"/>
            <w:tcMar>
              <w:left w:w="72" w:type="dxa"/>
              <w:right w:w="72" w:type="dxa"/>
            </w:tcMar>
            <w:vAlign w:val="center"/>
          </w:tcPr>
          <w:p w14:paraId="36A608C1"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0-1</w:t>
            </w:r>
          </w:p>
        </w:tc>
        <w:tc>
          <w:tcPr>
            <w:tcW w:w="4590" w:type="dxa"/>
            <w:shd w:val="clear" w:color="auto" w:fill="auto"/>
            <w:vAlign w:val="center"/>
          </w:tcPr>
          <w:p w14:paraId="1AAAB200"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Enable Statistics block</w:t>
            </w:r>
          </w:p>
        </w:tc>
      </w:tr>
      <w:tr w:rsidR="00990F69" w:rsidRPr="00B4044C" w14:paraId="18ED3846" w14:textId="77777777" w:rsidTr="00D542A4">
        <w:trPr>
          <w:trHeight w:val="503"/>
        </w:trPr>
        <w:tc>
          <w:tcPr>
            <w:tcW w:w="2213" w:type="dxa"/>
            <w:vAlign w:val="center"/>
          </w:tcPr>
          <w:p w14:paraId="182A9B8D" w14:textId="66D40CD7"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*Src</w:t>
            </w:r>
          </w:p>
        </w:tc>
        <w:tc>
          <w:tcPr>
            <w:tcW w:w="842" w:type="dxa"/>
            <w:vAlign w:val="center"/>
          </w:tcPr>
          <w:p w14:paraId="359E2C51" w14:textId="77777777" w:rsidR="00990F69" w:rsidRDefault="00990F69" w:rsidP="00CC0BDE">
            <w:pPr>
              <w:jc w:val="center"/>
              <w:rPr>
                <w:rFonts w:ascii="Calibri" w:hAnsi="Calibri"/>
                <w:color w:val="000000"/>
                <w:sz w:val="22"/>
                <w:szCs w:val="22"/>
              </w:rPr>
            </w:pPr>
            <w:r>
              <w:rPr>
                <w:rFonts w:ascii="Calibri" w:hAnsi="Calibri"/>
                <w:color w:val="000000"/>
                <w:sz w:val="22"/>
                <w:szCs w:val="22"/>
              </w:rPr>
              <w:t>2</w:t>
            </w:r>
          </w:p>
        </w:tc>
        <w:tc>
          <w:tcPr>
            <w:tcW w:w="1260" w:type="dxa"/>
            <w:tcMar>
              <w:left w:w="14" w:type="dxa"/>
              <w:right w:w="14" w:type="dxa"/>
            </w:tcMar>
            <w:vAlign w:val="center"/>
          </w:tcPr>
          <w:p w14:paraId="1016ECD4"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5A884CD7" w14:textId="77777777" w:rsidR="00990F69" w:rsidRPr="00B30FC4" w:rsidRDefault="00990F69" w:rsidP="00CC0BDE">
            <w:pPr>
              <w:jc w:val="center"/>
            </w:pPr>
            <w:r>
              <w:t>0-3</w:t>
            </w:r>
          </w:p>
        </w:tc>
        <w:tc>
          <w:tcPr>
            <w:tcW w:w="4590" w:type="dxa"/>
            <w:vAlign w:val="center"/>
          </w:tcPr>
          <w:p w14:paraId="39F8CD6A"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Selects the source of the block 0-depth 1-IR 2-</w:t>
            </w:r>
            <w:r>
              <w:rPr>
                <w:rFonts w:ascii="Calibri" w:hAnsi="Calibri"/>
                <w:color w:val="000000"/>
                <w:sz w:val="22"/>
                <w:szCs w:val="22"/>
              </w:rPr>
              <w:t>CAM A 3-CAM B</w:t>
            </w:r>
          </w:p>
        </w:tc>
      </w:tr>
      <w:tr w:rsidR="00990F69" w:rsidRPr="00B4044C" w14:paraId="39BBD3F6" w14:textId="77777777" w:rsidTr="00D542A4">
        <w:trPr>
          <w:trHeight w:val="503"/>
        </w:trPr>
        <w:tc>
          <w:tcPr>
            <w:tcW w:w="2213" w:type="dxa"/>
            <w:vAlign w:val="center"/>
          </w:tcPr>
          <w:p w14:paraId="5F9483F5" w14:textId="6FFD8804"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*CellVsize</w:t>
            </w:r>
          </w:p>
        </w:tc>
        <w:tc>
          <w:tcPr>
            <w:tcW w:w="842" w:type="dxa"/>
            <w:vAlign w:val="center"/>
          </w:tcPr>
          <w:p w14:paraId="5F97467D" w14:textId="6C580194" w:rsidR="00990F69" w:rsidRDefault="00405B9C" w:rsidP="00CC0BDE">
            <w:pPr>
              <w:jc w:val="center"/>
              <w:rPr>
                <w:rFonts w:ascii="Calibri" w:hAnsi="Calibri"/>
                <w:color w:val="000000"/>
                <w:sz w:val="22"/>
                <w:szCs w:val="22"/>
              </w:rPr>
            </w:pPr>
            <w:r>
              <w:rPr>
                <w:rFonts w:ascii="Calibri" w:hAnsi="Calibri"/>
                <w:color w:val="000000"/>
                <w:sz w:val="22"/>
                <w:szCs w:val="22"/>
              </w:rPr>
              <w:t>4</w:t>
            </w:r>
          </w:p>
        </w:tc>
        <w:tc>
          <w:tcPr>
            <w:tcW w:w="1260" w:type="dxa"/>
            <w:tcMar>
              <w:left w:w="14" w:type="dxa"/>
              <w:right w:w="14" w:type="dxa"/>
            </w:tcMar>
            <w:vAlign w:val="center"/>
          </w:tcPr>
          <w:p w14:paraId="4978063F" w14:textId="77777777" w:rsidR="00990F69" w:rsidRDefault="00990F69" w:rsidP="00CC0BDE">
            <w:pPr>
              <w:jc w:val="center"/>
              <w:rPr>
                <w:rFonts w:ascii="Calibri" w:hAnsi="Calibri"/>
                <w:color w:val="000000"/>
                <w:sz w:val="22"/>
                <w:szCs w:val="22"/>
              </w:rPr>
            </w:pPr>
            <w:r>
              <w:rPr>
                <w:rFonts w:ascii="Calibri" w:hAnsi="Calibri"/>
                <w:color w:val="000000"/>
                <w:sz w:val="22"/>
                <w:szCs w:val="22"/>
              </w:rPr>
              <w:t>8</w:t>
            </w:r>
          </w:p>
        </w:tc>
        <w:tc>
          <w:tcPr>
            <w:tcW w:w="1170" w:type="dxa"/>
            <w:tcMar>
              <w:left w:w="72" w:type="dxa"/>
              <w:right w:w="72" w:type="dxa"/>
            </w:tcMar>
            <w:vAlign w:val="center"/>
          </w:tcPr>
          <w:p w14:paraId="1C947AC0" w14:textId="7B42AD00" w:rsidR="00990F69" w:rsidRDefault="00990F69" w:rsidP="00CC0BDE">
            <w:pPr>
              <w:jc w:val="center"/>
            </w:pPr>
            <w:del w:id="44" w:author="Zabatani, Aviad" w:date="2016-12-27T12:20:00Z">
              <w:r w:rsidDel="00267F49">
                <w:delText>0</w:delText>
              </w:r>
            </w:del>
            <w:ins w:id="45" w:author="Zabatani, Aviad" w:date="2016-12-27T12:20:00Z">
              <w:r w:rsidR="00267F49">
                <w:t>1</w:t>
              </w:r>
            </w:ins>
            <w:r>
              <w:t>-8</w:t>
            </w:r>
          </w:p>
        </w:tc>
        <w:tc>
          <w:tcPr>
            <w:tcW w:w="4590" w:type="dxa"/>
            <w:vAlign w:val="center"/>
          </w:tcPr>
          <w:p w14:paraId="0735E5C1" w14:textId="77777777" w:rsidR="00990F69" w:rsidRPr="007866D2" w:rsidRDefault="00990F69" w:rsidP="00CC0BDE">
            <w:pPr>
              <w:jc w:val="center"/>
              <w:rPr>
                <w:rFonts w:ascii="Calibri" w:hAnsi="Calibri"/>
                <w:color w:val="000000"/>
                <w:sz w:val="22"/>
                <w:szCs w:val="22"/>
              </w:rPr>
            </w:pPr>
            <w:r>
              <w:rPr>
                <w:rFonts w:ascii="Calibri" w:hAnsi="Calibri"/>
                <w:color w:val="000000"/>
                <w:sz w:val="22"/>
                <w:szCs w:val="22"/>
              </w:rPr>
              <w:t>Icon pixel vertical size (in image pixels)</w:t>
            </w:r>
          </w:p>
        </w:tc>
      </w:tr>
      <w:tr w:rsidR="00990F69" w:rsidRPr="00937602" w14:paraId="44567E59" w14:textId="77777777" w:rsidTr="00D542A4">
        <w:trPr>
          <w:trHeight w:val="512"/>
        </w:trPr>
        <w:tc>
          <w:tcPr>
            <w:tcW w:w="2213" w:type="dxa"/>
            <w:vAlign w:val="center"/>
          </w:tcPr>
          <w:p w14:paraId="75BF5CB4" w14:textId="07417BFC"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*CellHsize</w:t>
            </w:r>
          </w:p>
        </w:tc>
        <w:tc>
          <w:tcPr>
            <w:tcW w:w="842" w:type="dxa"/>
            <w:vAlign w:val="center"/>
          </w:tcPr>
          <w:p w14:paraId="49546B83" w14:textId="763E37B4" w:rsidR="00990F69" w:rsidRDefault="00405B9C" w:rsidP="00CC0BDE">
            <w:pPr>
              <w:jc w:val="center"/>
              <w:rPr>
                <w:rFonts w:ascii="Calibri" w:hAnsi="Calibri"/>
                <w:color w:val="000000"/>
                <w:sz w:val="22"/>
                <w:szCs w:val="22"/>
              </w:rPr>
            </w:pPr>
            <w:r>
              <w:rPr>
                <w:rFonts w:ascii="Calibri" w:hAnsi="Calibri"/>
                <w:color w:val="000000"/>
                <w:sz w:val="22"/>
                <w:szCs w:val="22"/>
              </w:rPr>
              <w:t>4</w:t>
            </w:r>
          </w:p>
        </w:tc>
        <w:tc>
          <w:tcPr>
            <w:tcW w:w="1260" w:type="dxa"/>
            <w:tcMar>
              <w:left w:w="14" w:type="dxa"/>
              <w:right w:w="14" w:type="dxa"/>
            </w:tcMar>
            <w:vAlign w:val="center"/>
          </w:tcPr>
          <w:p w14:paraId="46AD5FD3" w14:textId="77777777" w:rsidR="00990F69" w:rsidRDefault="00990F69" w:rsidP="00CC0BDE">
            <w:pPr>
              <w:jc w:val="center"/>
              <w:rPr>
                <w:rFonts w:ascii="Calibri" w:hAnsi="Calibri"/>
                <w:color w:val="000000"/>
                <w:sz w:val="22"/>
                <w:szCs w:val="22"/>
              </w:rPr>
            </w:pPr>
            <w:r>
              <w:rPr>
                <w:rFonts w:ascii="Calibri" w:hAnsi="Calibri"/>
                <w:color w:val="000000"/>
                <w:sz w:val="22"/>
                <w:szCs w:val="22"/>
              </w:rPr>
              <w:t>8</w:t>
            </w:r>
          </w:p>
        </w:tc>
        <w:tc>
          <w:tcPr>
            <w:tcW w:w="1170" w:type="dxa"/>
            <w:tcMar>
              <w:left w:w="72" w:type="dxa"/>
              <w:right w:w="72" w:type="dxa"/>
            </w:tcMar>
            <w:vAlign w:val="center"/>
          </w:tcPr>
          <w:p w14:paraId="0441F653" w14:textId="0D86CA0A" w:rsidR="00990F69" w:rsidRDefault="00990F69" w:rsidP="00CC0BDE">
            <w:pPr>
              <w:jc w:val="center"/>
            </w:pPr>
            <w:del w:id="46" w:author="Zabatani, Aviad" w:date="2016-12-27T12:20:00Z">
              <w:r w:rsidDel="00267F49">
                <w:delText>0</w:delText>
              </w:r>
            </w:del>
            <w:ins w:id="47" w:author="Zabatani, Aviad" w:date="2016-12-27T12:20:00Z">
              <w:r w:rsidR="00267F49">
                <w:t>1</w:t>
              </w:r>
            </w:ins>
            <w:r>
              <w:t>-8</w:t>
            </w:r>
          </w:p>
        </w:tc>
        <w:tc>
          <w:tcPr>
            <w:tcW w:w="4590" w:type="dxa"/>
            <w:vAlign w:val="center"/>
          </w:tcPr>
          <w:p w14:paraId="71938B5E" w14:textId="77777777" w:rsidR="00990F69" w:rsidRPr="007866D2" w:rsidRDefault="00990F69" w:rsidP="00CC0BDE">
            <w:pPr>
              <w:jc w:val="center"/>
              <w:rPr>
                <w:rFonts w:ascii="Calibri" w:hAnsi="Calibri"/>
                <w:color w:val="000000"/>
                <w:sz w:val="22"/>
                <w:szCs w:val="22"/>
              </w:rPr>
            </w:pPr>
            <w:r>
              <w:rPr>
                <w:rFonts w:ascii="Calibri" w:hAnsi="Calibri"/>
                <w:color w:val="000000"/>
                <w:sz w:val="22"/>
                <w:szCs w:val="22"/>
              </w:rPr>
              <w:t>Icon pixel horizontal size (in image pixels)</w:t>
            </w:r>
          </w:p>
        </w:tc>
      </w:tr>
      <w:tr w:rsidR="00990F69" w:rsidRPr="00937602" w14:paraId="67804E9D" w14:textId="77777777" w:rsidTr="00D542A4">
        <w:trPr>
          <w:trHeight w:val="512"/>
        </w:trPr>
        <w:tc>
          <w:tcPr>
            <w:tcW w:w="2213" w:type="dxa"/>
            <w:vAlign w:val="center"/>
          </w:tcPr>
          <w:p w14:paraId="4539F712" w14:textId="4BEBE755"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*ScaleMode</w:t>
            </w:r>
          </w:p>
        </w:tc>
        <w:tc>
          <w:tcPr>
            <w:tcW w:w="842" w:type="dxa"/>
            <w:vAlign w:val="center"/>
          </w:tcPr>
          <w:p w14:paraId="5BC8461A" w14:textId="77777777" w:rsidR="00990F69" w:rsidRDefault="00990F69" w:rsidP="00CC0BDE">
            <w:pPr>
              <w:jc w:val="center"/>
              <w:rPr>
                <w:rFonts w:ascii="Calibri" w:hAnsi="Calibri"/>
                <w:color w:val="000000"/>
                <w:sz w:val="22"/>
                <w:szCs w:val="22"/>
              </w:rPr>
            </w:pPr>
            <w:r>
              <w:rPr>
                <w:rFonts w:ascii="Calibri" w:hAnsi="Calibri"/>
                <w:color w:val="000000"/>
                <w:sz w:val="22"/>
                <w:szCs w:val="22"/>
              </w:rPr>
              <w:t>4</w:t>
            </w:r>
          </w:p>
        </w:tc>
        <w:tc>
          <w:tcPr>
            <w:tcW w:w="1260" w:type="dxa"/>
            <w:tcMar>
              <w:left w:w="14" w:type="dxa"/>
              <w:right w:w="14" w:type="dxa"/>
            </w:tcMar>
            <w:vAlign w:val="center"/>
          </w:tcPr>
          <w:p w14:paraId="2D36481C"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16792CE5" w14:textId="77777777" w:rsidR="00990F69" w:rsidRDefault="00990F69" w:rsidP="00CC0BDE">
            <w:pPr>
              <w:jc w:val="center"/>
            </w:pPr>
            <w:r>
              <w:t>0-8</w:t>
            </w:r>
          </w:p>
        </w:tc>
        <w:tc>
          <w:tcPr>
            <w:tcW w:w="4590" w:type="dxa"/>
            <w:vAlign w:val="center"/>
          </w:tcPr>
          <w:p w14:paraId="41BC150C" w14:textId="77777777" w:rsidR="00990F69" w:rsidRPr="007866D2" w:rsidRDefault="00990F69" w:rsidP="00CC0BDE">
            <w:pPr>
              <w:jc w:val="center"/>
              <w:rPr>
                <w:rFonts w:ascii="Calibri" w:hAnsi="Calibri"/>
                <w:color w:val="000000"/>
                <w:sz w:val="22"/>
                <w:szCs w:val="22"/>
              </w:rPr>
            </w:pPr>
            <w:r>
              <w:rPr>
                <w:rFonts w:ascii="Calibri" w:hAnsi="Calibri"/>
                <w:color w:val="000000"/>
                <w:sz w:val="22"/>
                <w:szCs w:val="22"/>
              </w:rPr>
              <w:t xml:space="preserve">Choose input bits </w:t>
            </w:r>
            <w:r w:rsidRPr="007866D2">
              <w:rPr>
                <w:rFonts w:ascii="Calibri" w:hAnsi="Calibri"/>
                <w:color w:val="000000"/>
                <w:sz w:val="22"/>
                <w:szCs w:val="22"/>
              </w:rPr>
              <w:t xml:space="preserve">in </w:t>
            </w:r>
            <w:r>
              <w:rPr>
                <w:rFonts w:ascii="Calibri" w:hAnsi="Calibri"/>
                <w:color w:val="000000"/>
                <w:sz w:val="22"/>
                <w:szCs w:val="22"/>
              </w:rPr>
              <w:t>depth\IR</w:t>
            </w:r>
            <w:r w:rsidRPr="007866D2">
              <w:rPr>
                <w:rFonts w:ascii="Calibri" w:hAnsi="Calibri"/>
                <w:color w:val="000000"/>
                <w:sz w:val="22"/>
                <w:szCs w:val="22"/>
              </w:rPr>
              <w:t xml:space="preserve"> input mode</w:t>
            </w:r>
          </w:p>
        </w:tc>
      </w:tr>
      <w:tr w:rsidR="00990F69" w:rsidRPr="00BF6FC8" w14:paraId="3BBE7B42" w14:textId="77777777" w:rsidTr="00D542A4">
        <w:trPr>
          <w:trHeight w:val="503"/>
        </w:trPr>
        <w:tc>
          <w:tcPr>
            <w:tcW w:w="2213" w:type="dxa"/>
            <w:shd w:val="clear" w:color="auto" w:fill="auto"/>
            <w:vAlign w:val="center"/>
          </w:tcPr>
          <w:p w14:paraId="4054D465" w14:textId="341673EF"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*SkipHsize</w:t>
            </w:r>
          </w:p>
        </w:tc>
        <w:tc>
          <w:tcPr>
            <w:tcW w:w="842" w:type="dxa"/>
            <w:shd w:val="clear" w:color="auto" w:fill="auto"/>
            <w:vAlign w:val="center"/>
          </w:tcPr>
          <w:p w14:paraId="11650E18" w14:textId="14D3F985" w:rsidR="00990F69" w:rsidRDefault="00990F69" w:rsidP="00CC0BDE">
            <w:pPr>
              <w:jc w:val="center"/>
              <w:rPr>
                <w:rFonts w:ascii="Calibri" w:hAnsi="Calibri"/>
                <w:color w:val="000000"/>
                <w:sz w:val="22"/>
                <w:szCs w:val="22"/>
              </w:rPr>
            </w:pPr>
            <w:del w:id="48" w:author="Zabatani, Aviad" w:date="2016-12-27T12:26:00Z">
              <w:r w:rsidDel="00D243B4">
                <w:rPr>
                  <w:rFonts w:ascii="Calibri" w:hAnsi="Calibri"/>
                  <w:color w:val="000000"/>
                  <w:sz w:val="22"/>
                  <w:szCs w:val="22"/>
                </w:rPr>
                <w:delText>7</w:delText>
              </w:r>
            </w:del>
            <w:ins w:id="49" w:author="Zabatani, Aviad" w:date="2016-12-27T12:26:00Z">
              <w:r w:rsidR="00D243B4">
                <w:rPr>
                  <w:rFonts w:ascii="Calibri" w:hAnsi="Calibri"/>
                  <w:color w:val="000000"/>
                  <w:sz w:val="22"/>
                  <w:szCs w:val="22"/>
                </w:rPr>
                <w:t>11</w:t>
              </w:r>
            </w:ins>
          </w:p>
        </w:tc>
        <w:tc>
          <w:tcPr>
            <w:tcW w:w="1260" w:type="dxa"/>
            <w:shd w:val="clear" w:color="auto" w:fill="auto"/>
            <w:tcMar>
              <w:left w:w="14" w:type="dxa"/>
              <w:right w:w="14" w:type="dxa"/>
            </w:tcMar>
            <w:vAlign w:val="center"/>
          </w:tcPr>
          <w:p w14:paraId="6CDA7BAB"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shd w:val="clear" w:color="auto" w:fill="auto"/>
            <w:tcMar>
              <w:left w:w="72" w:type="dxa"/>
              <w:right w:w="72" w:type="dxa"/>
            </w:tcMar>
            <w:vAlign w:val="center"/>
          </w:tcPr>
          <w:p w14:paraId="14C73DDE" w14:textId="54D912D1" w:rsidR="00990F69" w:rsidRPr="00C52266" w:rsidRDefault="00990F69" w:rsidP="0023456D">
            <w:pPr>
              <w:jc w:val="center"/>
              <w:pPrChange w:id="50" w:author="Zabatani, Aviad" w:date="2016-12-27T14:38:00Z">
                <w:pPr>
                  <w:jc w:val="center"/>
                </w:pPr>
              </w:pPrChange>
            </w:pPr>
            <w:r w:rsidRPr="00C52266">
              <w:t>0-</w:t>
            </w:r>
            <w:ins w:id="51" w:author="Zabatani, Aviad" w:date="2016-12-27T12:20:00Z">
              <w:r w:rsidR="00D243B4">
                <w:t>19</w:t>
              </w:r>
            </w:ins>
            <w:ins w:id="52" w:author="Zabatani, Aviad" w:date="2016-12-27T14:38:00Z">
              <w:r w:rsidR="0023456D">
                <w:t>19</w:t>
              </w:r>
            </w:ins>
            <w:del w:id="53" w:author="Zabatani, Aviad" w:date="2016-12-27T12:20:00Z">
              <w:r w:rsidRPr="00C52266" w:rsidDel="00D243B4">
                <w:delText>80</w:delText>
              </w:r>
            </w:del>
          </w:p>
        </w:tc>
        <w:tc>
          <w:tcPr>
            <w:tcW w:w="4590" w:type="dxa"/>
            <w:shd w:val="clear" w:color="auto" w:fill="auto"/>
            <w:vAlign w:val="center"/>
          </w:tcPr>
          <w:p w14:paraId="3A9D331C" w14:textId="77777777" w:rsidR="00990F69" w:rsidRPr="007866D2" w:rsidRDefault="00990F69" w:rsidP="00CC0BDE">
            <w:pPr>
              <w:jc w:val="center"/>
              <w:rPr>
                <w:rFonts w:ascii="Calibri" w:hAnsi="Calibri"/>
                <w:color w:val="000000"/>
                <w:sz w:val="22"/>
                <w:szCs w:val="22"/>
              </w:rPr>
            </w:pPr>
            <w:r>
              <w:rPr>
                <w:rFonts w:ascii="Calibri" w:hAnsi="Calibri"/>
                <w:color w:val="000000"/>
                <w:sz w:val="22"/>
                <w:szCs w:val="22"/>
              </w:rPr>
              <w:t xml:space="preserve">Horizontal margins, </w:t>
            </w:r>
            <w:r>
              <w:rPr>
                <w:rFonts w:ascii="Calibri" w:hAnsi="Calibri"/>
                <w:color w:val="000000"/>
                <w:sz w:val="22"/>
                <w:szCs w:val="22"/>
              </w:rPr>
              <w:br/>
              <w:t>left=right=SkipHsize/2</w:t>
            </w:r>
          </w:p>
        </w:tc>
      </w:tr>
      <w:tr w:rsidR="00990F69" w:rsidRPr="00BF6FC8" w14:paraId="34BEE294" w14:textId="77777777" w:rsidTr="00D542A4">
        <w:trPr>
          <w:trHeight w:val="503"/>
        </w:trPr>
        <w:tc>
          <w:tcPr>
            <w:tcW w:w="2213" w:type="dxa"/>
            <w:shd w:val="clear" w:color="auto" w:fill="auto"/>
            <w:vAlign w:val="center"/>
          </w:tcPr>
          <w:p w14:paraId="158B74C3" w14:textId="5C6A594F"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*SkipVsize</w:t>
            </w:r>
          </w:p>
        </w:tc>
        <w:tc>
          <w:tcPr>
            <w:tcW w:w="842" w:type="dxa"/>
            <w:shd w:val="clear" w:color="auto" w:fill="auto"/>
            <w:vAlign w:val="center"/>
          </w:tcPr>
          <w:p w14:paraId="220B11E4" w14:textId="78554F60" w:rsidR="00990F69" w:rsidRDefault="00D243B4" w:rsidP="00CC0BDE">
            <w:pPr>
              <w:jc w:val="center"/>
              <w:rPr>
                <w:rFonts w:ascii="Calibri" w:hAnsi="Calibri"/>
                <w:color w:val="000000"/>
                <w:sz w:val="22"/>
                <w:szCs w:val="22"/>
              </w:rPr>
            </w:pPr>
            <w:ins w:id="54" w:author="Zabatani, Aviad" w:date="2016-12-27T12:26:00Z">
              <w:r>
                <w:rPr>
                  <w:rFonts w:ascii="Calibri" w:hAnsi="Calibri"/>
                  <w:color w:val="000000"/>
                  <w:sz w:val="22"/>
                  <w:szCs w:val="22"/>
                </w:rPr>
                <w:t>11</w:t>
              </w:r>
            </w:ins>
            <w:del w:id="55" w:author="Zabatani, Aviad" w:date="2016-12-27T12:26:00Z">
              <w:r w:rsidR="00990F69" w:rsidDel="00D243B4">
                <w:rPr>
                  <w:rFonts w:ascii="Calibri" w:hAnsi="Calibri"/>
                  <w:color w:val="000000"/>
                  <w:sz w:val="22"/>
                  <w:szCs w:val="22"/>
                </w:rPr>
                <w:delText>7</w:delText>
              </w:r>
            </w:del>
          </w:p>
        </w:tc>
        <w:tc>
          <w:tcPr>
            <w:tcW w:w="1260" w:type="dxa"/>
            <w:shd w:val="clear" w:color="auto" w:fill="auto"/>
            <w:tcMar>
              <w:left w:w="14" w:type="dxa"/>
              <w:right w:w="14" w:type="dxa"/>
            </w:tcMar>
            <w:vAlign w:val="center"/>
          </w:tcPr>
          <w:p w14:paraId="1DBA2262"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shd w:val="clear" w:color="auto" w:fill="auto"/>
            <w:tcMar>
              <w:left w:w="72" w:type="dxa"/>
              <w:right w:w="72" w:type="dxa"/>
            </w:tcMar>
            <w:vAlign w:val="center"/>
          </w:tcPr>
          <w:p w14:paraId="08C5D92E" w14:textId="571ADDBA" w:rsidR="00990F69" w:rsidRPr="00C52266" w:rsidRDefault="00D243B4" w:rsidP="0023456D">
            <w:pPr>
              <w:jc w:val="center"/>
              <w:pPrChange w:id="56" w:author="Zabatani, Aviad" w:date="2016-12-27T14:38:00Z">
                <w:pPr>
                  <w:jc w:val="center"/>
                </w:pPr>
              </w:pPrChange>
            </w:pPr>
            <w:ins w:id="57" w:author="Zabatani, Aviad" w:date="2016-12-27T12:25:00Z">
              <w:r w:rsidRPr="00C52266">
                <w:t>0-</w:t>
              </w:r>
              <w:r>
                <w:t>19</w:t>
              </w:r>
            </w:ins>
            <w:ins w:id="58" w:author="Zabatani, Aviad" w:date="2016-12-27T14:38:00Z">
              <w:r w:rsidR="0023456D">
                <w:t>19</w:t>
              </w:r>
            </w:ins>
            <w:bookmarkStart w:id="59" w:name="_GoBack"/>
            <w:bookmarkEnd w:id="59"/>
            <w:del w:id="60" w:author="Zabatani, Aviad" w:date="2016-12-27T12:25:00Z">
              <w:r w:rsidR="00990F69" w:rsidRPr="00C52266" w:rsidDel="00D243B4">
                <w:delText>0-80</w:delText>
              </w:r>
            </w:del>
          </w:p>
        </w:tc>
        <w:tc>
          <w:tcPr>
            <w:tcW w:w="4590" w:type="dxa"/>
            <w:shd w:val="clear" w:color="auto" w:fill="auto"/>
            <w:vAlign w:val="center"/>
          </w:tcPr>
          <w:p w14:paraId="29296971" w14:textId="770BDCEB" w:rsidR="00990F69" w:rsidRPr="007866D2" w:rsidRDefault="00990F69" w:rsidP="00CC0BDE">
            <w:pPr>
              <w:jc w:val="center"/>
              <w:rPr>
                <w:rFonts w:ascii="Calibri" w:hAnsi="Calibri"/>
                <w:color w:val="000000"/>
                <w:sz w:val="22"/>
                <w:szCs w:val="22"/>
              </w:rPr>
            </w:pPr>
            <w:r>
              <w:rPr>
                <w:rFonts w:ascii="Calibri" w:hAnsi="Calibri"/>
                <w:color w:val="000000"/>
                <w:sz w:val="22"/>
                <w:szCs w:val="22"/>
              </w:rPr>
              <w:t xml:space="preserve">Vertical margins, </w:t>
            </w:r>
            <w:r>
              <w:rPr>
                <w:rFonts w:ascii="Calibri" w:hAnsi="Calibri"/>
                <w:color w:val="000000"/>
                <w:sz w:val="22"/>
                <w:szCs w:val="22"/>
              </w:rPr>
              <w:br/>
              <w:t>up</w:t>
            </w:r>
            <w:ins w:id="61" w:author="Zabatani, Aviad" w:date="2016-12-27T12:18:00Z">
              <w:r w:rsidR="004F610B">
                <w:rPr>
                  <w:rFonts w:ascii="Calibri" w:hAnsi="Calibri"/>
                  <w:color w:val="000000"/>
                  <w:sz w:val="22"/>
                  <w:szCs w:val="22"/>
                </w:rPr>
                <w:t>=</w:t>
              </w:r>
            </w:ins>
            <w:del w:id="62" w:author="Zabatani, Aviad" w:date="2016-12-27T12:18:00Z">
              <w:r w:rsidDel="004F610B">
                <w:rPr>
                  <w:rFonts w:ascii="Calibri" w:hAnsi="Calibri"/>
                  <w:color w:val="000000"/>
                  <w:sz w:val="22"/>
                  <w:szCs w:val="22"/>
                </w:rPr>
                <w:delText>=</w:delText>
              </w:r>
            </w:del>
            <w:del w:id="63" w:author="Zabatani, Aviad" w:date="2016-12-27T12:17:00Z">
              <w:r w:rsidDel="004F610B">
                <w:rPr>
                  <w:rFonts w:ascii="Calibri" w:hAnsi="Calibri"/>
                  <w:color w:val="000000"/>
                  <w:sz w:val="22"/>
                  <w:szCs w:val="22"/>
                </w:rPr>
                <w:delText>down=</w:delText>
              </w:r>
            </w:del>
            <w:r>
              <w:rPr>
                <w:rFonts w:ascii="Calibri" w:hAnsi="Calibri"/>
                <w:color w:val="000000"/>
                <w:sz w:val="22"/>
                <w:szCs w:val="22"/>
              </w:rPr>
              <w:t>SkipVsize</w:t>
            </w:r>
            <w:del w:id="64" w:author="Zabatani, Aviad" w:date="2016-12-27T12:17:00Z">
              <w:r w:rsidDel="004F610B">
                <w:rPr>
                  <w:rFonts w:ascii="Calibri" w:hAnsi="Calibri"/>
                  <w:color w:val="000000"/>
                  <w:sz w:val="22"/>
                  <w:szCs w:val="22"/>
                </w:rPr>
                <w:delText>/2</w:delText>
              </w:r>
            </w:del>
            <w:ins w:id="65" w:author="Zabatani, Aviad" w:date="2016-12-27T12:18:00Z">
              <w:r w:rsidR="004F610B">
                <w:rPr>
                  <w:rFonts w:ascii="Calibri" w:hAnsi="Calibri"/>
                  <w:color w:val="000000"/>
                  <w:sz w:val="22"/>
                  <w:szCs w:val="22"/>
                </w:rPr>
                <w:t>, down drives form the sampling rate and the image size</w:t>
              </w:r>
            </w:ins>
          </w:p>
        </w:tc>
      </w:tr>
      <w:tr w:rsidR="00990F69" w14:paraId="21F82C31" w14:textId="77777777" w:rsidTr="00D542A4">
        <w:trPr>
          <w:trHeight w:val="512"/>
        </w:trPr>
        <w:tc>
          <w:tcPr>
            <w:tcW w:w="2213" w:type="dxa"/>
            <w:vAlign w:val="center"/>
          </w:tcPr>
          <w:p w14:paraId="1A070908" w14:textId="76F12275"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*NormMult</w:t>
            </w:r>
          </w:p>
        </w:tc>
        <w:tc>
          <w:tcPr>
            <w:tcW w:w="842" w:type="dxa"/>
            <w:vAlign w:val="center"/>
          </w:tcPr>
          <w:p w14:paraId="1AF23367" w14:textId="77777777" w:rsidR="00990F69" w:rsidRDefault="00990F69" w:rsidP="00CC0BDE">
            <w:pPr>
              <w:jc w:val="center"/>
              <w:rPr>
                <w:rFonts w:ascii="Calibri" w:hAnsi="Calibri"/>
                <w:color w:val="000000"/>
                <w:sz w:val="22"/>
                <w:szCs w:val="22"/>
              </w:rPr>
            </w:pPr>
            <w:r>
              <w:rPr>
                <w:rFonts w:ascii="Calibri" w:hAnsi="Calibri"/>
                <w:color w:val="000000"/>
                <w:sz w:val="22"/>
                <w:szCs w:val="22"/>
              </w:rPr>
              <w:t>10</w:t>
            </w:r>
          </w:p>
        </w:tc>
        <w:tc>
          <w:tcPr>
            <w:tcW w:w="1260" w:type="dxa"/>
            <w:tcMar>
              <w:left w:w="14" w:type="dxa"/>
              <w:right w:w="14" w:type="dxa"/>
            </w:tcMar>
            <w:vAlign w:val="center"/>
          </w:tcPr>
          <w:p w14:paraId="58AAB26F"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170" w:type="dxa"/>
            <w:tcMar>
              <w:left w:w="72" w:type="dxa"/>
              <w:right w:w="72" w:type="dxa"/>
            </w:tcMar>
            <w:vAlign w:val="center"/>
          </w:tcPr>
          <w:p w14:paraId="278C391F" w14:textId="77777777" w:rsidR="00990F69" w:rsidRPr="00B30FC4" w:rsidRDefault="00990F69" w:rsidP="00CC0BDE">
            <w:pPr>
              <w:jc w:val="center"/>
            </w:pPr>
            <w:r>
              <w:t>0-1023</w:t>
            </w:r>
          </w:p>
        </w:tc>
        <w:tc>
          <w:tcPr>
            <w:tcW w:w="4590" w:type="dxa"/>
            <w:vAlign w:val="center"/>
          </w:tcPr>
          <w:p w14:paraId="49782A36"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Multiplier before divide factor</w:t>
            </w:r>
            <w:r>
              <w:rPr>
                <w:rFonts w:ascii="Calibri" w:hAnsi="Calibri"/>
                <w:color w:val="000000"/>
                <w:sz w:val="22"/>
                <w:szCs w:val="22"/>
              </w:rPr>
              <w:t xml:space="preserve"> for CAM A\B mode</w:t>
            </w:r>
          </w:p>
        </w:tc>
      </w:tr>
      <w:tr w:rsidR="00990F69" w14:paraId="7BCB4FB0" w14:textId="77777777" w:rsidTr="00D542A4">
        <w:trPr>
          <w:trHeight w:val="512"/>
        </w:trPr>
        <w:tc>
          <w:tcPr>
            <w:tcW w:w="2213" w:type="dxa"/>
            <w:vAlign w:val="center"/>
          </w:tcPr>
          <w:p w14:paraId="48C40DB8" w14:textId="1BC3DEE3"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*LinearReference</w:t>
            </w:r>
          </w:p>
        </w:tc>
        <w:tc>
          <w:tcPr>
            <w:tcW w:w="842" w:type="dxa"/>
            <w:vAlign w:val="center"/>
          </w:tcPr>
          <w:p w14:paraId="244F3558"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260" w:type="dxa"/>
            <w:tcMar>
              <w:left w:w="14" w:type="dxa"/>
              <w:right w:w="14" w:type="dxa"/>
            </w:tcMar>
            <w:vAlign w:val="center"/>
          </w:tcPr>
          <w:p w14:paraId="0DBE4138"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170" w:type="dxa"/>
            <w:tcMar>
              <w:left w:w="72" w:type="dxa"/>
              <w:right w:w="72" w:type="dxa"/>
            </w:tcMar>
            <w:vAlign w:val="center"/>
          </w:tcPr>
          <w:p w14:paraId="56D8C96C" w14:textId="5D77627A" w:rsidR="00990F69" w:rsidRPr="00B30FC4" w:rsidRDefault="00990F69" w:rsidP="00CC0BDE">
            <w:pPr>
              <w:jc w:val="center"/>
            </w:pPr>
            <w:r>
              <w:t>0</w:t>
            </w:r>
            <w:ins w:id="66" w:author="Chechik, Yoni" w:date="2016-10-05T12:00:00Z">
              <w:r w:rsidR="00E41BA9">
                <w:t>-1</w:t>
              </w:r>
            </w:ins>
          </w:p>
        </w:tc>
        <w:tc>
          <w:tcPr>
            <w:tcW w:w="4590" w:type="dxa"/>
            <w:vAlign w:val="center"/>
          </w:tcPr>
          <w:p w14:paraId="55B42A65"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0 – Linear Mode. 1 – Reference Mode.</w:t>
            </w:r>
          </w:p>
        </w:tc>
      </w:tr>
      <w:tr w:rsidR="00990F69" w14:paraId="62535E44" w14:textId="77777777" w:rsidTr="00D542A4">
        <w:trPr>
          <w:trHeight w:val="512"/>
        </w:trPr>
        <w:tc>
          <w:tcPr>
            <w:tcW w:w="2213" w:type="dxa"/>
            <w:vAlign w:val="center"/>
          </w:tcPr>
          <w:p w14:paraId="41BCFB76" w14:textId="444A7205"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*LowThrPxlNum</w:t>
            </w:r>
          </w:p>
        </w:tc>
        <w:tc>
          <w:tcPr>
            <w:tcW w:w="842" w:type="dxa"/>
            <w:vAlign w:val="center"/>
          </w:tcPr>
          <w:p w14:paraId="0A07C6B2" w14:textId="77777777" w:rsidR="00990F69" w:rsidRDefault="00990F69" w:rsidP="00CC0BDE">
            <w:pPr>
              <w:jc w:val="center"/>
              <w:rPr>
                <w:rFonts w:ascii="Calibri" w:hAnsi="Calibri"/>
                <w:color w:val="000000"/>
                <w:sz w:val="22"/>
                <w:szCs w:val="22"/>
              </w:rPr>
            </w:pPr>
            <w:r>
              <w:rPr>
                <w:rFonts w:ascii="Calibri" w:hAnsi="Calibri"/>
                <w:color w:val="000000"/>
                <w:sz w:val="22"/>
                <w:szCs w:val="22"/>
              </w:rPr>
              <w:t>7</w:t>
            </w:r>
          </w:p>
        </w:tc>
        <w:tc>
          <w:tcPr>
            <w:tcW w:w="1260" w:type="dxa"/>
            <w:tcMar>
              <w:left w:w="14" w:type="dxa"/>
              <w:right w:w="14" w:type="dxa"/>
            </w:tcMar>
            <w:vAlign w:val="center"/>
          </w:tcPr>
          <w:p w14:paraId="675E528F" w14:textId="77777777" w:rsidR="00990F69" w:rsidRDefault="00990F69" w:rsidP="00CC0BDE">
            <w:pPr>
              <w:jc w:val="center"/>
              <w:rPr>
                <w:rFonts w:ascii="Calibri" w:hAnsi="Calibri"/>
                <w:color w:val="000000"/>
                <w:sz w:val="22"/>
                <w:szCs w:val="22"/>
              </w:rPr>
            </w:pPr>
            <w:r>
              <w:rPr>
                <w:rFonts w:ascii="Calibri" w:hAnsi="Calibri"/>
                <w:color w:val="000000"/>
                <w:sz w:val="22"/>
                <w:szCs w:val="22"/>
              </w:rPr>
              <w:t>20</w:t>
            </w:r>
          </w:p>
        </w:tc>
        <w:tc>
          <w:tcPr>
            <w:tcW w:w="1170" w:type="dxa"/>
            <w:tcMar>
              <w:left w:w="72" w:type="dxa"/>
              <w:right w:w="72" w:type="dxa"/>
            </w:tcMar>
            <w:vAlign w:val="center"/>
          </w:tcPr>
          <w:p w14:paraId="2892251F" w14:textId="77777777" w:rsidR="00990F69" w:rsidRDefault="00990F69" w:rsidP="00CC0BDE">
            <w:pPr>
              <w:jc w:val="center"/>
            </w:pPr>
            <w:r>
              <w:t>0-64</w:t>
            </w:r>
          </w:p>
        </w:tc>
        <w:tc>
          <w:tcPr>
            <w:tcW w:w="4590" w:type="dxa"/>
            <w:vAlign w:val="center"/>
          </w:tcPr>
          <w:p w14:paraId="09A6E2B1"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The minimal number of valid pixels in a cell.</w:t>
            </w:r>
            <w:r>
              <w:rPr>
                <w:rFonts w:ascii="Calibri" w:hAnsi="Calibri"/>
                <w:color w:val="000000"/>
                <w:sz w:val="22"/>
                <w:szCs w:val="22"/>
              </w:rPr>
              <w:t xml:space="preserve"> </w:t>
            </w:r>
            <w:r w:rsidRPr="007866D2">
              <w:rPr>
                <w:rFonts w:ascii="Calibri" w:hAnsi="Calibri"/>
                <w:color w:val="000000"/>
                <w:sz w:val="22"/>
                <w:szCs w:val="22"/>
              </w:rPr>
              <w:t>If lower</w:t>
            </w:r>
            <w:r>
              <w:rPr>
                <w:rFonts w:ascii="Calibri" w:hAnsi="Calibri"/>
                <w:color w:val="000000"/>
                <w:sz w:val="22"/>
                <w:szCs w:val="22"/>
              </w:rPr>
              <w:t xml:space="preserve"> </w:t>
            </w:r>
            <w:r w:rsidRPr="007866D2">
              <w:rPr>
                <w:rFonts w:ascii="Calibri" w:hAnsi="Calibri"/>
                <w:color w:val="000000"/>
                <w:sz w:val="22"/>
                <w:szCs w:val="22"/>
              </w:rPr>
              <w:t xml:space="preserve">– the icon pixel is invalidated by setting to 0xFF. </w:t>
            </w:r>
            <w:r>
              <w:rPr>
                <w:rFonts w:ascii="Calibri" w:hAnsi="Calibri"/>
                <w:color w:val="000000"/>
                <w:sz w:val="22"/>
                <w:szCs w:val="22"/>
              </w:rPr>
              <w:t>Depth\IR</w:t>
            </w:r>
            <w:r w:rsidRPr="007866D2">
              <w:rPr>
                <w:rFonts w:ascii="Calibri" w:hAnsi="Calibri"/>
                <w:color w:val="000000"/>
                <w:sz w:val="22"/>
                <w:szCs w:val="22"/>
              </w:rPr>
              <w:t xml:space="preserve"> mode only.</w:t>
            </w:r>
          </w:p>
        </w:tc>
      </w:tr>
      <w:tr w:rsidR="00990F69" w14:paraId="63C3FC4D" w14:textId="77777777" w:rsidTr="00D542A4">
        <w:trPr>
          <w:trHeight w:val="512"/>
        </w:trPr>
        <w:tc>
          <w:tcPr>
            <w:tcW w:w="2213" w:type="dxa"/>
            <w:vAlign w:val="center"/>
          </w:tcPr>
          <w:p w14:paraId="335438DC" w14:textId="191916CC"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*InvCnt</w:t>
            </w:r>
            <w:r w:rsidR="00220800">
              <w:rPr>
                <w:rFonts w:ascii="Calibri" w:hAnsi="Calibri"/>
                <w:color w:val="000000"/>
                <w:sz w:val="22"/>
                <w:szCs w:val="22"/>
              </w:rPr>
              <w:t>Bypass</w:t>
            </w:r>
          </w:p>
        </w:tc>
        <w:tc>
          <w:tcPr>
            <w:tcW w:w="842" w:type="dxa"/>
            <w:vAlign w:val="center"/>
          </w:tcPr>
          <w:p w14:paraId="411627D0"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260" w:type="dxa"/>
            <w:tcMar>
              <w:left w:w="14" w:type="dxa"/>
              <w:right w:w="14" w:type="dxa"/>
            </w:tcMar>
            <w:vAlign w:val="center"/>
          </w:tcPr>
          <w:p w14:paraId="0A0232E1"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170" w:type="dxa"/>
            <w:tcMar>
              <w:left w:w="72" w:type="dxa"/>
              <w:right w:w="72" w:type="dxa"/>
            </w:tcMar>
            <w:vAlign w:val="center"/>
          </w:tcPr>
          <w:p w14:paraId="11668CD3" w14:textId="77777777" w:rsidR="00990F69" w:rsidRDefault="00990F69" w:rsidP="00CC0BDE">
            <w:pPr>
              <w:jc w:val="center"/>
            </w:pPr>
            <w:r>
              <w:t>0-1</w:t>
            </w:r>
          </w:p>
        </w:tc>
        <w:tc>
          <w:tcPr>
            <w:tcW w:w="4590" w:type="dxa"/>
            <w:vAlign w:val="center"/>
          </w:tcPr>
          <w:p w14:paraId="26353F24"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0-Don’t Count.</w:t>
            </w:r>
          </w:p>
        </w:tc>
      </w:tr>
      <w:tr w:rsidR="00990F69" w14:paraId="513BCADC" w14:textId="77777777" w:rsidTr="00D542A4">
        <w:trPr>
          <w:trHeight w:val="512"/>
        </w:trPr>
        <w:tc>
          <w:tcPr>
            <w:tcW w:w="2213" w:type="dxa"/>
            <w:vAlign w:val="center"/>
          </w:tcPr>
          <w:p w14:paraId="70B306F6" w14:textId="728C4FB9"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*InvalOrPxl</w:t>
            </w:r>
          </w:p>
        </w:tc>
        <w:tc>
          <w:tcPr>
            <w:tcW w:w="842" w:type="dxa"/>
            <w:vAlign w:val="center"/>
          </w:tcPr>
          <w:p w14:paraId="1F1F0846" w14:textId="77777777" w:rsidR="00990F69" w:rsidRDefault="00990F69" w:rsidP="00CC0BDE">
            <w:pPr>
              <w:jc w:val="center"/>
              <w:rPr>
                <w:rFonts w:ascii="Calibri" w:hAnsi="Calibri"/>
                <w:color w:val="000000"/>
                <w:sz w:val="22"/>
                <w:szCs w:val="22"/>
              </w:rPr>
            </w:pPr>
            <w:r>
              <w:rPr>
                <w:rFonts w:ascii="Calibri" w:hAnsi="Calibri"/>
                <w:color w:val="000000"/>
                <w:sz w:val="22"/>
                <w:szCs w:val="22"/>
              </w:rPr>
              <w:t>1</w:t>
            </w:r>
          </w:p>
        </w:tc>
        <w:tc>
          <w:tcPr>
            <w:tcW w:w="1260" w:type="dxa"/>
            <w:tcMar>
              <w:left w:w="14" w:type="dxa"/>
              <w:right w:w="14" w:type="dxa"/>
            </w:tcMar>
            <w:vAlign w:val="center"/>
          </w:tcPr>
          <w:p w14:paraId="048D377B"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38961930" w14:textId="77777777" w:rsidR="00990F69" w:rsidRDefault="00990F69" w:rsidP="00CC0BDE">
            <w:pPr>
              <w:jc w:val="center"/>
            </w:pPr>
            <w:r>
              <w:t>0-1</w:t>
            </w:r>
          </w:p>
        </w:tc>
        <w:tc>
          <w:tcPr>
            <w:tcW w:w="4590" w:type="dxa"/>
            <w:vAlign w:val="center"/>
          </w:tcPr>
          <w:p w14:paraId="7151266B"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0- The Statistics is generated over the binned frame of pixels.1- The Statistics is generated over the number of valid pixels acquired per cell.</w:t>
            </w:r>
          </w:p>
        </w:tc>
      </w:tr>
      <w:tr w:rsidR="00990F69" w14:paraId="30F22A39" w14:textId="77777777" w:rsidTr="00D542A4">
        <w:trPr>
          <w:trHeight w:val="719"/>
        </w:trPr>
        <w:tc>
          <w:tcPr>
            <w:tcW w:w="2213" w:type="dxa"/>
            <w:vAlign w:val="center"/>
          </w:tcPr>
          <w:p w14:paraId="7DE23AA7" w14:textId="0BDB4E37"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*LowerThr</w:t>
            </w:r>
          </w:p>
        </w:tc>
        <w:tc>
          <w:tcPr>
            <w:tcW w:w="842" w:type="dxa"/>
            <w:vAlign w:val="center"/>
          </w:tcPr>
          <w:p w14:paraId="6AF1059D" w14:textId="77777777" w:rsidR="00990F69" w:rsidRDefault="00990F69" w:rsidP="00CC0BDE">
            <w:pPr>
              <w:jc w:val="center"/>
              <w:rPr>
                <w:rFonts w:ascii="Calibri" w:hAnsi="Calibri"/>
                <w:color w:val="000000"/>
                <w:sz w:val="22"/>
                <w:szCs w:val="22"/>
              </w:rPr>
            </w:pPr>
            <w:r>
              <w:rPr>
                <w:rFonts w:ascii="Calibri" w:hAnsi="Calibri"/>
                <w:color w:val="000000"/>
                <w:sz w:val="22"/>
                <w:szCs w:val="22"/>
              </w:rPr>
              <w:t>16</w:t>
            </w:r>
          </w:p>
        </w:tc>
        <w:tc>
          <w:tcPr>
            <w:tcW w:w="1260" w:type="dxa"/>
            <w:tcMar>
              <w:left w:w="14" w:type="dxa"/>
              <w:right w:w="14" w:type="dxa"/>
            </w:tcMar>
            <w:vAlign w:val="center"/>
          </w:tcPr>
          <w:p w14:paraId="3B713612" w14:textId="77777777" w:rsidR="00990F69" w:rsidRDefault="00990F69"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013428E2" w14:textId="77777777" w:rsidR="00990F69" w:rsidRDefault="00990F69" w:rsidP="00CC0BDE">
            <w:pPr>
              <w:jc w:val="center"/>
            </w:pPr>
            <w:r>
              <w:t>0-65535</w:t>
            </w:r>
          </w:p>
        </w:tc>
        <w:tc>
          <w:tcPr>
            <w:tcW w:w="4590" w:type="dxa"/>
            <w:vMerge w:val="restart"/>
            <w:vAlign w:val="center"/>
          </w:tcPr>
          <w:p w14:paraId="49111F7F"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 xml:space="preserve">Each pixel that carries 16b </w:t>
            </w:r>
            <w:r>
              <w:rPr>
                <w:rFonts w:ascii="Calibri" w:hAnsi="Calibri"/>
                <w:color w:val="000000"/>
                <w:sz w:val="22"/>
                <w:szCs w:val="22"/>
              </w:rPr>
              <w:t>Depth\IR</w:t>
            </w:r>
            <w:r w:rsidRPr="007866D2">
              <w:rPr>
                <w:rFonts w:ascii="Calibri" w:hAnsi="Calibri"/>
                <w:color w:val="000000"/>
                <w:sz w:val="22"/>
                <w:szCs w:val="22"/>
              </w:rPr>
              <w:t xml:space="preserve"> value that is beyond or below two configurable values is ignored. The rest of the calculation is similar to the "invalid pixel" scheme.</w:t>
            </w:r>
          </w:p>
        </w:tc>
      </w:tr>
      <w:tr w:rsidR="00990F69" w14:paraId="0C360BE7" w14:textId="77777777" w:rsidTr="00D542A4">
        <w:trPr>
          <w:trHeight w:val="512"/>
        </w:trPr>
        <w:tc>
          <w:tcPr>
            <w:tcW w:w="2213" w:type="dxa"/>
            <w:vAlign w:val="center"/>
          </w:tcPr>
          <w:p w14:paraId="554A9EE7" w14:textId="77545DEF" w:rsidR="00990F69"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*UpperThr</w:t>
            </w:r>
          </w:p>
        </w:tc>
        <w:tc>
          <w:tcPr>
            <w:tcW w:w="842" w:type="dxa"/>
            <w:vAlign w:val="center"/>
          </w:tcPr>
          <w:p w14:paraId="2ABEE7B9" w14:textId="77777777" w:rsidR="00990F69" w:rsidRDefault="00990F69" w:rsidP="00CC0BDE">
            <w:pPr>
              <w:jc w:val="center"/>
              <w:rPr>
                <w:rFonts w:ascii="Calibri" w:hAnsi="Calibri"/>
                <w:color w:val="000000"/>
                <w:sz w:val="22"/>
                <w:szCs w:val="22"/>
              </w:rPr>
            </w:pPr>
            <w:r>
              <w:rPr>
                <w:rFonts w:ascii="Calibri" w:hAnsi="Calibri"/>
                <w:color w:val="000000"/>
                <w:sz w:val="22"/>
                <w:szCs w:val="22"/>
              </w:rPr>
              <w:t>16</w:t>
            </w:r>
          </w:p>
        </w:tc>
        <w:tc>
          <w:tcPr>
            <w:tcW w:w="1260" w:type="dxa"/>
            <w:tcMar>
              <w:left w:w="14" w:type="dxa"/>
              <w:right w:w="14" w:type="dxa"/>
            </w:tcMar>
            <w:vAlign w:val="center"/>
          </w:tcPr>
          <w:p w14:paraId="78CC7BF2" w14:textId="77777777" w:rsidR="00990F69" w:rsidRDefault="00990F69" w:rsidP="00CC0BDE">
            <w:pPr>
              <w:jc w:val="center"/>
              <w:rPr>
                <w:rFonts w:ascii="Calibri" w:hAnsi="Calibri"/>
                <w:color w:val="000000"/>
                <w:sz w:val="22"/>
                <w:szCs w:val="22"/>
              </w:rPr>
            </w:pPr>
            <w:r>
              <w:rPr>
                <w:rFonts w:ascii="Calibri" w:hAnsi="Calibri"/>
                <w:color w:val="000000"/>
                <w:sz w:val="22"/>
                <w:szCs w:val="22"/>
              </w:rPr>
              <w:t>0xffff</w:t>
            </w:r>
          </w:p>
        </w:tc>
        <w:tc>
          <w:tcPr>
            <w:tcW w:w="1170" w:type="dxa"/>
            <w:tcMar>
              <w:left w:w="72" w:type="dxa"/>
              <w:right w:w="72" w:type="dxa"/>
            </w:tcMar>
            <w:vAlign w:val="center"/>
          </w:tcPr>
          <w:p w14:paraId="57BBE7A7" w14:textId="77777777" w:rsidR="00990F69" w:rsidRDefault="00990F69" w:rsidP="00CC0BDE">
            <w:pPr>
              <w:jc w:val="center"/>
            </w:pPr>
            <w:r>
              <w:t>0-65535</w:t>
            </w:r>
          </w:p>
        </w:tc>
        <w:tc>
          <w:tcPr>
            <w:tcW w:w="4590" w:type="dxa"/>
            <w:vMerge/>
            <w:vAlign w:val="center"/>
          </w:tcPr>
          <w:p w14:paraId="5EB2CB81" w14:textId="77777777" w:rsidR="00990F69" w:rsidRPr="007866D2" w:rsidRDefault="00990F69" w:rsidP="00CC0BDE">
            <w:pPr>
              <w:jc w:val="center"/>
              <w:rPr>
                <w:rFonts w:ascii="Calibri" w:hAnsi="Calibri"/>
                <w:color w:val="000000"/>
                <w:sz w:val="22"/>
                <w:szCs w:val="22"/>
              </w:rPr>
            </w:pPr>
          </w:p>
        </w:tc>
      </w:tr>
      <w:tr w:rsidR="00990F69" w14:paraId="5E67FD12" w14:textId="77777777" w:rsidTr="00D542A4">
        <w:trPr>
          <w:trHeight w:val="512"/>
        </w:trPr>
        <w:tc>
          <w:tcPr>
            <w:tcW w:w="2213" w:type="dxa"/>
            <w:vAlign w:val="center"/>
          </w:tcPr>
          <w:p w14:paraId="10734FF3" w14:textId="7AA47E60" w:rsidR="00990F69" w:rsidRDefault="002A4C0D" w:rsidP="00337500">
            <w:pPr>
              <w:autoSpaceDE w:val="0"/>
              <w:autoSpaceDN w:val="0"/>
              <w:adjustRightInd w:val="0"/>
              <w:spacing w:after="0"/>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990F69">
              <w:rPr>
                <w:rFonts w:ascii="Calibri" w:hAnsi="Calibri"/>
                <w:color w:val="000000"/>
                <w:sz w:val="22"/>
                <w:szCs w:val="22"/>
              </w:rPr>
              <w:t>*</w:t>
            </w:r>
            <w:r w:rsidR="00337500">
              <w:rPr>
                <w:rFonts w:ascii="Calibri" w:hAnsi="Calibri"/>
                <w:color w:val="000000"/>
                <w:sz w:val="22"/>
                <w:szCs w:val="22"/>
              </w:rPr>
              <w:t>I</w:t>
            </w:r>
            <w:r w:rsidR="00337500" w:rsidRPr="00337500">
              <w:rPr>
                <w:rFonts w:ascii="Calibri" w:hAnsi="Calibri"/>
                <w:color w:val="000000"/>
                <w:sz w:val="22"/>
                <w:szCs w:val="22"/>
              </w:rPr>
              <w:t>conCellCoord</w:t>
            </w:r>
            <w:r w:rsidR="00990F69">
              <w:rPr>
                <w:rFonts w:ascii="Calibri" w:hAnsi="Calibri"/>
                <w:color w:val="000000"/>
                <w:sz w:val="22"/>
                <w:szCs w:val="22"/>
              </w:rPr>
              <w:t>**</w:t>
            </w:r>
          </w:p>
        </w:tc>
        <w:tc>
          <w:tcPr>
            <w:tcW w:w="842" w:type="dxa"/>
            <w:vAlign w:val="center"/>
          </w:tcPr>
          <w:p w14:paraId="32CEC524" w14:textId="77777777" w:rsidR="00990F69" w:rsidRDefault="00990F69" w:rsidP="00CC0BDE">
            <w:pPr>
              <w:jc w:val="center"/>
              <w:rPr>
                <w:rFonts w:ascii="Calibri" w:hAnsi="Calibri"/>
                <w:color w:val="000000"/>
                <w:sz w:val="22"/>
                <w:szCs w:val="22"/>
              </w:rPr>
            </w:pPr>
            <w:r>
              <w:rPr>
                <w:rFonts w:ascii="Calibri" w:hAnsi="Calibri"/>
                <w:color w:val="000000"/>
                <w:sz w:val="22"/>
                <w:szCs w:val="22"/>
              </w:rPr>
              <w:t>8</w:t>
            </w:r>
          </w:p>
        </w:tc>
        <w:tc>
          <w:tcPr>
            <w:tcW w:w="1260" w:type="dxa"/>
            <w:tcMar>
              <w:left w:w="14" w:type="dxa"/>
              <w:right w:w="14" w:type="dxa"/>
            </w:tcMar>
            <w:vAlign w:val="center"/>
          </w:tcPr>
          <w:p w14:paraId="416DC1D5" w14:textId="77777777" w:rsidR="00990F69" w:rsidRDefault="00990F69" w:rsidP="00CC0BDE">
            <w:pPr>
              <w:jc w:val="center"/>
              <w:rPr>
                <w:rFonts w:ascii="Calibri" w:hAnsi="Calibri"/>
                <w:color w:val="000000"/>
                <w:sz w:val="22"/>
                <w:szCs w:val="22"/>
              </w:rPr>
            </w:pPr>
            <w:r>
              <w:rPr>
                <w:rFonts w:ascii="Calibri" w:hAnsi="Calibri"/>
                <w:color w:val="000000"/>
                <w:sz w:val="22"/>
                <w:szCs w:val="22"/>
              </w:rPr>
              <w:t>N/A</w:t>
            </w:r>
          </w:p>
        </w:tc>
        <w:tc>
          <w:tcPr>
            <w:tcW w:w="1170" w:type="dxa"/>
            <w:tcMar>
              <w:left w:w="72" w:type="dxa"/>
              <w:right w:w="72" w:type="dxa"/>
            </w:tcMar>
            <w:vAlign w:val="center"/>
          </w:tcPr>
          <w:p w14:paraId="2AB1D45C" w14:textId="1C3FAF77" w:rsidR="00990F69" w:rsidRDefault="00337500" w:rsidP="009500CB">
            <w:pPr>
              <w:jc w:val="center"/>
              <w:pPrChange w:id="67" w:author="Zabatani, Aviad" w:date="2016-12-27T14:04:00Z">
                <w:pPr>
                  <w:jc w:val="center"/>
                </w:pPr>
              </w:pPrChange>
            </w:pPr>
            <w:r>
              <w:t xml:space="preserve">Each byte </w:t>
            </w:r>
            <w:r w:rsidR="00990F69">
              <w:t>0-</w:t>
            </w:r>
            <w:del w:id="68" w:author="Zabatani, Aviad" w:date="2016-12-27T14:04:00Z">
              <w:r w:rsidR="00990F69" w:rsidDel="009500CB">
                <w:delText>160</w:delText>
              </w:r>
            </w:del>
            <w:ins w:id="69" w:author="Zabatani, Aviad" w:date="2016-12-27T14:04:00Z">
              <w:r w:rsidR="009500CB">
                <w:t>159</w:t>
              </w:r>
            </w:ins>
          </w:p>
        </w:tc>
        <w:tc>
          <w:tcPr>
            <w:tcW w:w="4590" w:type="dxa"/>
            <w:vAlign w:val="center"/>
          </w:tcPr>
          <w:p w14:paraId="032C87F2" w14:textId="77777777" w:rsidR="00990F69" w:rsidRPr="007866D2" w:rsidRDefault="00990F69" w:rsidP="00CC0BDE">
            <w:pPr>
              <w:jc w:val="center"/>
              <w:rPr>
                <w:rFonts w:ascii="Calibri" w:hAnsi="Calibri"/>
                <w:color w:val="000000"/>
                <w:sz w:val="22"/>
                <w:szCs w:val="22"/>
              </w:rPr>
            </w:pPr>
            <w:r w:rsidRPr="007866D2">
              <w:rPr>
                <w:rFonts w:ascii="Calibri" w:hAnsi="Calibri"/>
                <w:color w:val="000000"/>
                <w:sz w:val="22"/>
                <w:szCs w:val="22"/>
              </w:rPr>
              <w:t>Left Up X</w:t>
            </w:r>
            <w:r w:rsidR="00337500">
              <w:rPr>
                <w:rFonts w:ascii="Calibri" w:hAnsi="Calibri"/>
                <w:color w:val="000000"/>
                <w:sz w:val="22"/>
                <w:szCs w:val="22"/>
              </w:rPr>
              <w:t xml:space="preserve"> Y </w:t>
            </w:r>
            <w:r w:rsidR="00337500" w:rsidRPr="007866D2">
              <w:rPr>
                <w:rFonts w:ascii="Calibri" w:hAnsi="Calibri"/>
                <w:color w:val="000000"/>
                <w:sz w:val="22"/>
                <w:szCs w:val="22"/>
              </w:rPr>
              <w:t>Right Down</w:t>
            </w:r>
            <w:r w:rsidR="00337500">
              <w:rPr>
                <w:rFonts w:ascii="Calibri" w:hAnsi="Calibri"/>
                <w:color w:val="000000"/>
                <w:sz w:val="22"/>
                <w:szCs w:val="22"/>
              </w:rPr>
              <w:t xml:space="preserve"> X Y</w:t>
            </w:r>
            <w:r w:rsidRPr="007866D2">
              <w:rPr>
                <w:rFonts w:ascii="Calibri" w:hAnsi="Calibri"/>
                <w:color w:val="000000"/>
                <w:sz w:val="22"/>
                <w:szCs w:val="22"/>
              </w:rPr>
              <w:t xml:space="preserve"> coordinates (0</w:t>
            </w:r>
            <w:r>
              <w:rPr>
                <w:rFonts w:ascii="Calibri" w:hAnsi="Calibri"/>
                <w:color w:val="000000"/>
                <w:sz w:val="22"/>
                <w:szCs w:val="22"/>
              </w:rPr>
              <w:t>…</w:t>
            </w:r>
            <w:r w:rsidRPr="007866D2">
              <w:rPr>
                <w:rFonts w:ascii="Calibri" w:hAnsi="Calibri"/>
                <w:color w:val="000000"/>
                <w:sz w:val="22"/>
                <w:szCs w:val="22"/>
              </w:rPr>
              <w:t>11) of the icon cell.</w:t>
            </w:r>
          </w:p>
        </w:tc>
      </w:tr>
      <w:tr w:rsidR="005E4189" w14:paraId="24017F54" w14:textId="77777777" w:rsidTr="00D542A4">
        <w:trPr>
          <w:trHeight w:val="512"/>
        </w:trPr>
        <w:tc>
          <w:tcPr>
            <w:tcW w:w="2213" w:type="dxa"/>
            <w:vAlign w:val="center"/>
          </w:tcPr>
          <w:p w14:paraId="5664712F" w14:textId="4188C588" w:rsidR="005E4189" w:rsidRDefault="002A4C0D" w:rsidP="00337500">
            <w:pPr>
              <w:autoSpaceDE w:val="0"/>
              <w:autoSpaceDN w:val="0"/>
              <w:adjustRightInd w:val="0"/>
              <w:spacing w:after="0"/>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5E4189">
              <w:rPr>
                <w:rFonts w:ascii="Calibri" w:hAnsi="Calibri"/>
                <w:color w:val="000000"/>
                <w:sz w:val="22"/>
                <w:szCs w:val="22"/>
              </w:rPr>
              <w:t>*IntegralImage</w:t>
            </w:r>
            <w:r w:rsidR="00220800">
              <w:rPr>
                <w:rFonts w:ascii="Calibri" w:hAnsi="Calibri"/>
                <w:color w:val="000000"/>
                <w:sz w:val="22"/>
                <w:szCs w:val="22"/>
              </w:rPr>
              <w:t>Bypass</w:t>
            </w:r>
          </w:p>
        </w:tc>
        <w:tc>
          <w:tcPr>
            <w:tcW w:w="842" w:type="dxa"/>
            <w:vAlign w:val="center"/>
          </w:tcPr>
          <w:p w14:paraId="6656FA27" w14:textId="77777777" w:rsidR="005E4189" w:rsidRDefault="005E4189" w:rsidP="00CC0BDE">
            <w:pPr>
              <w:jc w:val="center"/>
              <w:rPr>
                <w:rFonts w:ascii="Calibri" w:hAnsi="Calibri"/>
                <w:color w:val="000000"/>
                <w:sz w:val="22"/>
                <w:szCs w:val="22"/>
              </w:rPr>
            </w:pPr>
            <w:r>
              <w:rPr>
                <w:rFonts w:ascii="Calibri" w:hAnsi="Calibri"/>
                <w:color w:val="000000"/>
                <w:sz w:val="22"/>
                <w:szCs w:val="22"/>
              </w:rPr>
              <w:t>1</w:t>
            </w:r>
          </w:p>
        </w:tc>
        <w:tc>
          <w:tcPr>
            <w:tcW w:w="1260" w:type="dxa"/>
            <w:tcMar>
              <w:left w:w="14" w:type="dxa"/>
              <w:right w:w="14" w:type="dxa"/>
            </w:tcMar>
            <w:vAlign w:val="center"/>
          </w:tcPr>
          <w:p w14:paraId="31C7A174" w14:textId="77777777" w:rsidR="005E4189" w:rsidRDefault="005E4189"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5289BF93" w14:textId="77777777" w:rsidR="005E4189" w:rsidRDefault="005E4189" w:rsidP="00CC0BDE">
            <w:pPr>
              <w:jc w:val="center"/>
            </w:pPr>
            <w:r>
              <w:t>0-1</w:t>
            </w:r>
          </w:p>
        </w:tc>
        <w:tc>
          <w:tcPr>
            <w:tcW w:w="4590" w:type="dxa"/>
            <w:vAlign w:val="center"/>
          </w:tcPr>
          <w:p w14:paraId="09873B7A" w14:textId="0482AB54" w:rsidR="005E4189" w:rsidRPr="007866D2" w:rsidRDefault="005E4189" w:rsidP="00CC0BDE">
            <w:pPr>
              <w:jc w:val="center"/>
              <w:rPr>
                <w:rFonts w:ascii="Calibri" w:hAnsi="Calibri"/>
                <w:color w:val="000000"/>
                <w:sz w:val="22"/>
                <w:szCs w:val="22"/>
              </w:rPr>
            </w:pPr>
            <w:r>
              <w:rPr>
                <w:rFonts w:ascii="Calibri" w:hAnsi="Calibri"/>
                <w:color w:val="000000"/>
                <w:sz w:val="22"/>
                <w:szCs w:val="22"/>
              </w:rPr>
              <w:t>Enable\disable integral image calculation for the current icon</w:t>
            </w:r>
            <w:r w:rsidR="00505430">
              <w:rPr>
                <w:rFonts w:ascii="Calibri" w:hAnsi="Calibri"/>
                <w:color w:val="000000"/>
                <w:sz w:val="22"/>
                <w:szCs w:val="22"/>
              </w:rPr>
              <w:t>. 1 Means bypass, 0 means enable.</w:t>
            </w:r>
          </w:p>
        </w:tc>
      </w:tr>
      <w:tr w:rsidR="000944D1" w14:paraId="6D3C2CE5" w14:textId="77777777" w:rsidTr="00D542A4">
        <w:trPr>
          <w:trHeight w:val="512"/>
        </w:trPr>
        <w:tc>
          <w:tcPr>
            <w:tcW w:w="2213" w:type="dxa"/>
            <w:vAlign w:val="center"/>
          </w:tcPr>
          <w:p w14:paraId="371C63B2" w14:textId="1BA2FA33" w:rsidR="000944D1" w:rsidRDefault="000944D1" w:rsidP="00337500">
            <w:pPr>
              <w:autoSpaceDE w:val="0"/>
              <w:autoSpaceDN w:val="0"/>
              <w:adjustRightInd w:val="0"/>
              <w:spacing w:after="0"/>
              <w:rPr>
                <w:rFonts w:ascii="Calibri" w:hAnsi="Calibri"/>
                <w:color w:val="000000"/>
                <w:sz w:val="22"/>
                <w:szCs w:val="22"/>
              </w:rPr>
            </w:pPr>
            <w:r>
              <w:rPr>
                <w:rFonts w:ascii="Calibri" w:hAnsi="Calibri"/>
                <w:color w:val="000000"/>
                <w:sz w:val="22"/>
                <w:szCs w:val="22"/>
              </w:rPr>
              <w:lastRenderedPageBreak/>
              <w:t>STATstt</w:t>
            </w:r>
            <w:r w:rsidDel="002A4C0D">
              <w:rPr>
                <w:rFonts w:ascii="Calibri" w:hAnsi="Calibri"/>
                <w:color w:val="000000"/>
                <w:sz w:val="22"/>
                <w:szCs w:val="22"/>
              </w:rPr>
              <w:t xml:space="preserve"> </w:t>
            </w:r>
            <w:r>
              <w:rPr>
                <w:rFonts w:ascii="Calibri" w:hAnsi="Calibri"/>
                <w:color w:val="000000"/>
                <w:sz w:val="22"/>
                <w:szCs w:val="22"/>
              </w:rPr>
              <w:t>*tCamOutFormat</w:t>
            </w:r>
          </w:p>
        </w:tc>
        <w:tc>
          <w:tcPr>
            <w:tcW w:w="842" w:type="dxa"/>
            <w:vAlign w:val="center"/>
          </w:tcPr>
          <w:p w14:paraId="5729678C" w14:textId="56654367" w:rsidR="000944D1" w:rsidRDefault="000944D1" w:rsidP="00CC0BDE">
            <w:pPr>
              <w:jc w:val="center"/>
              <w:rPr>
                <w:rFonts w:ascii="Calibri" w:hAnsi="Calibri"/>
                <w:color w:val="000000"/>
                <w:sz w:val="22"/>
                <w:szCs w:val="22"/>
              </w:rPr>
            </w:pPr>
            <w:r>
              <w:rPr>
                <w:rFonts w:ascii="Calibri" w:hAnsi="Calibri"/>
                <w:color w:val="000000"/>
                <w:sz w:val="22"/>
                <w:szCs w:val="22"/>
              </w:rPr>
              <w:t>8</w:t>
            </w:r>
          </w:p>
        </w:tc>
        <w:tc>
          <w:tcPr>
            <w:tcW w:w="1260" w:type="dxa"/>
            <w:tcMar>
              <w:left w:w="14" w:type="dxa"/>
              <w:right w:w="14" w:type="dxa"/>
            </w:tcMar>
            <w:vAlign w:val="center"/>
          </w:tcPr>
          <w:p w14:paraId="6A76556D" w14:textId="05D7AE33" w:rsidR="000944D1" w:rsidRDefault="000944D1" w:rsidP="00CC0BDE">
            <w:pPr>
              <w:jc w:val="center"/>
              <w:rPr>
                <w:rFonts w:ascii="Calibri" w:hAnsi="Calibri"/>
                <w:color w:val="000000"/>
                <w:sz w:val="22"/>
                <w:szCs w:val="22"/>
              </w:rPr>
            </w:pPr>
            <w:r>
              <w:rPr>
                <w:rFonts w:ascii="Calibri" w:hAnsi="Calibri"/>
                <w:color w:val="000000"/>
                <w:sz w:val="22"/>
                <w:szCs w:val="22"/>
              </w:rPr>
              <w:t>0</w:t>
            </w:r>
          </w:p>
        </w:tc>
        <w:tc>
          <w:tcPr>
            <w:tcW w:w="1170" w:type="dxa"/>
            <w:tcMar>
              <w:left w:w="72" w:type="dxa"/>
              <w:right w:w="72" w:type="dxa"/>
            </w:tcMar>
            <w:vAlign w:val="center"/>
          </w:tcPr>
          <w:p w14:paraId="58B82232" w14:textId="19E7E4B4" w:rsidR="000944D1" w:rsidRDefault="000944D1" w:rsidP="00CC0BDE">
            <w:pPr>
              <w:jc w:val="center"/>
            </w:pPr>
            <w:r>
              <w:t>0,1,2,3,4,7</w:t>
            </w:r>
          </w:p>
        </w:tc>
        <w:tc>
          <w:tcPr>
            <w:tcW w:w="4590" w:type="dxa"/>
            <w:vAlign w:val="center"/>
          </w:tcPr>
          <w:p w14:paraId="46DD78E1" w14:textId="77777777" w:rsidR="000944D1" w:rsidRDefault="000944D1" w:rsidP="000944D1">
            <w:pPr>
              <w:jc w:val="center"/>
              <w:rPr>
                <w:rFonts w:ascii="Calibri" w:hAnsi="Calibri"/>
                <w:color w:val="000000"/>
                <w:sz w:val="22"/>
                <w:szCs w:val="22"/>
              </w:rPr>
            </w:pPr>
            <w:r>
              <w:rPr>
                <w:rFonts w:ascii="Calibri" w:hAnsi="Calibri"/>
                <w:color w:val="000000"/>
                <w:sz w:val="22"/>
                <w:szCs w:val="22"/>
              </w:rPr>
              <w:t>0 – RGB555 / RGB565</w:t>
            </w:r>
          </w:p>
          <w:p w14:paraId="30015A5E" w14:textId="77777777" w:rsidR="000944D1" w:rsidRDefault="000944D1" w:rsidP="000944D1">
            <w:pPr>
              <w:jc w:val="center"/>
              <w:rPr>
                <w:rFonts w:ascii="Calibri" w:hAnsi="Calibri"/>
                <w:color w:val="000000"/>
                <w:sz w:val="22"/>
                <w:szCs w:val="22"/>
              </w:rPr>
            </w:pPr>
            <w:r>
              <w:rPr>
                <w:rFonts w:ascii="Calibri" w:hAnsi="Calibri"/>
                <w:color w:val="000000"/>
                <w:sz w:val="22"/>
                <w:szCs w:val="22"/>
              </w:rPr>
              <w:t>1 – RGB 888</w:t>
            </w:r>
          </w:p>
          <w:p w14:paraId="378EC1F0" w14:textId="77777777" w:rsidR="000944D1" w:rsidRDefault="000944D1" w:rsidP="000944D1">
            <w:pPr>
              <w:jc w:val="center"/>
              <w:rPr>
                <w:rFonts w:ascii="Calibri" w:hAnsi="Calibri"/>
                <w:color w:val="000000"/>
                <w:sz w:val="22"/>
                <w:szCs w:val="22"/>
              </w:rPr>
            </w:pPr>
            <w:r>
              <w:rPr>
                <w:rFonts w:ascii="Calibri" w:hAnsi="Calibri"/>
                <w:color w:val="000000"/>
                <w:sz w:val="22"/>
                <w:szCs w:val="22"/>
              </w:rPr>
              <w:t>2/3 – YUV422</w:t>
            </w:r>
          </w:p>
          <w:p w14:paraId="0CD14F39" w14:textId="77777777" w:rsidR="000944D1" w:rsidRDefault="000944D1" w:rsidP="000944D1">
            <w:pPr>
              <w:jc w:val="center"/>
              <w:rPr>
                <w:rFonts w:ascii="Calibri" w:hAnsi="Calibri"/>
                <w:color w:val="000000"/>
                <w:sz w:val="22"/>
                <w:szCs w:val="22"/>
              </w:rPr>
            </w:pPr>
            <w:r>
              <w:rPr>
                <w:rFonts w:ascii="Calibri" w:hAnsi="Calibri"/>
                <w:color w:val="000000"/>
                <w:sz w:val="22"/>
                <w:szCs w:val="22"/>
              </w:rPr>
              <w:t>4,7 – RAW10</w:t>
            </w:r>
          </w:p>
          <w:p w14:paraId="2B04ABB6" w14:textId="7CD830B3" w:rsidR="000944D1" w:rsidRDefault="000944D1" w:rsidP="000944D1">
            <w:pPr>
              <w:jc w:val="center"/>
              <w:rPr>
                <w:rFonts w:ascii="Calibri" w:hAnsi="Calibri"/>
                <w:color w:val="000000"/>
                <w:sz w:val="22"/>
                <w:szCs w:val="22"/>
              </w:rPr>
            </w:pPr>
          </w:p>
        </w:tc>
      </w:tr>
    </w:tbl>
    <w:p w14:paraId="687E8258" w14:textId="54D8EB7D" w:rsidR="00990F69" w:rsidRDefault="00990F69" w:rsidP="00990F69">
      <w:r>
        <w:t xml:space="preserve">* - [1-2]: duplicate for  STT1\STT2 </w:t>
      </w:r>
    </w:p>
    <w:p w14:paraId="585B5916" w14:textId="77777777" w:rsidR="00990F69" w:rsidRDefault="00990F69" w:rsidP="00990F69">
      <w:r>
        <w:t xml:space="preserve">** - [0-11]: duplicate for 12 regions </w:t>
      </w:r>
    </w:p>
    <w:p w14:paraId="43758925" w14:textId="77777777" w:rsidR="006E0EB2" w:rsidRDefault="006E0EB2" w:rsidP="006E0EB2">
      <w:pPr>
        <w:pStyle w:val="Caption"/>
      </w:pPr>
      <w:bookmarkStart w:id="70" w:name="_Toc444086044"/>
      <w:bookmarkStart w:id="71" w:name="_Toc450467545"/>
      <w:bookmarkStart w:id="72" w:name="_Toc453597980"/>
      <w:r>
        <w:t xml:space="preserve">Table </w:t>
      </w:r>
      <w:fldSimple w:instr=" SEQ Table \* ARABIC ">
        <w:r w:rsidR="006E13E4">
          <w:rPr>
            <w:noProof/>
          </w:rPr>
          <w:t>2</w:t>
        </w:r>
      </w:fldSimple>
      <w:r>
        <w:t>: Registers</w:t>
      </w:r>
      <w:bookmarkEnd w:id="70"/>
      <w:bookmarkEnd w:id="71"/>
      <w:bookmarkEnd w:id="72"/>
    </w:p>
    <w:p w14:paraId="0F1B165A" w14:textId="77777777" w:rsidR="00990F69" w:rsidRDefault="00990F69" w:rsidP="00990F69"/>
    <w:p w14:paraId="1D35403B" w14:textId="77777777" w:rsidR="000867BE" w:rsidRDefault="00A66776" w:rsidP="00CB55AC">
      <w:pPr>
        <w:pStyle w:val="Section"/>
      </w:pPr>
      <w:bookmarkStart w:id="73" w:name="_Toc453597927"/>
      <w:r>
        <w:lastRenderedPageBreak/>
        <w:t>Memory</w:t>
      </w:r>
      <w:bookmarkEnd w:id="73"/>
    </w:p>
    <w:p w14:paraId="1EEDE07E" w14:textId="77777777" w:rsidR="000867BE" w:rsidRDefault="000867BE" w:rsidP="000867BE"/>
    <w:p w14:paraId="26C9F913" w14:textId="77777777" w:rsidR="000867BE" w:rsidRDefault="000867BE" w:rsidP="00BA0585">
      <w:pPr>
        <w:pStyle w:val="ListParagraph"/>
        <w:numPr>
          <w:ilvl w:val="0"/>
          <w:numId w:val="14"/>
        </w:numPr>
        <w:spacing w:before="120"/>
      </w:pPr>
      <w:r>
        <w:t>4 icon images, 160x1</w:t>
      </w:r>
      <w:r w:rsidR="00BA0585">
        <w:t>6</w:t>
      </w:r>
      <w:r>
        <w:t>0x8 bit each</w:t>
      </w:r>
    </w:p>
    <w:p w14:paraId="2D650354" w14:textId="77777777" w:rsidR="000867BE" w:rsidRDefault="000867BE" w:rsidP="000867BE">
      <w:pPr>
        <w:pStyle w:val="ListParagraph"/>
        <w:numPr>
          <w:ilvl w:val="0"/>
          <w:numId w:val="14"/>
        </w:numPr>
        <w:spacing w:before="120"/>
      </w:pPr>
      <w:r>
        <w:t>4 spatial histogram memory, 12x256x15 bit each</w:t>
      </w:r>
    </w:p>
    <w:p w14:paraId="173D748D" w14:textId="77777777" w:rsidR="000867BE" w:rsidRDefault="000867BE" w:rsidP="000867BE">
      <w:pPr>
        <w:pStyle w:val="ListParagraph"/>
        <w:numPr>
          <w:ilvl w:val="0"/>
          <w:numId w:val="14"/>
        </w:numPr>
        <w:spacing w:before="120"/>
      </w:pPr>
      <w:r>
        <w:t>4 temporal histogram memory, 12x256x15 bit each</w:t>
      </w:r>
    </w:p>
    <w:p w14:paraId="381B50EC" w14:textId="204A90E5" w:rsidR="00220800" w:rsidRDefault="00220800">
      <w:pPr>
        <w:pStyle w:val="ListParagraph"/>
        <w:numPr>
          <w:ilvl w:val="0"/>
          <w:numId w:val="14"/>
        </w:numPr>
        <w:spacing w:before="120"/>
      </w:pPr>
      <w:r>
        <w:t>2 integral images (due to double buffer), 160X160X23 bit each.</w:t>
      </w:r>
    </w:p>
    <w:p w14:paraId="2BAD0031" w14:textId="77777777" w:rsidR="00E64E0A" w:rsidRPr="000867BE" w:rsidRDefault="007866D2" w:rsidP="007866D2">
      <w:pPr>
        <w:tabs>
          <w:tab w:val="left" w:pos="6744"/>
        </w:tabs>
        <w:ind w:firstLine="720"/>
      </w:pPr>
      <w:r>
        <w:tab/>
      </w:r>
    </w:p>
    <w:p w14:paraId="26ED2FC5" w14:textId="77777777" w:rsidR="00CB55AC" w:rsidRDefault="00CB55AC" w:rsidP="00CB55AC">
      <w:pPr>
        <w:pStyle w:val="Section"/>
      </w:pPr>
      <w:bookmarkStart w:id="74" w:name="_Ref443836789"/>
      <w:bookmarkStart w:id="75" w:name="_Ref443836779"/>
      <w:r>
        <w:rPr>
          <w:rStyle w:val="apple-converted-space"/>
          <w:rFonts w:ascii="Intel Clear" w:hAnsi="Intel Clear"/>
          <w:color w:val="53565A"/>
          <w:sz w:val="22"/>
          <w:szCs w:val="22"/>
          <w:shd w:val="clear" w:color="auto" w:fill="F3F3F3"/>
        </w:rPr>
        <w:lastRenderedPageBreak/>
        <w:t> </w:t>
      </w:r>
      <w:bookmarkStart w:id="76" w:name="_Toc453597928"/>
      <w:r>
        <w:rPr>
          <w:shd w:val="clear" w:color="auto" w:fill="F3F3F3"/>
        </w:rPr>
        <w:t>Performance</w:t>
      </w:r>
      <w:bookmarkEnd w:id="76"/>
    </w:p>
    <w:bookmarkEnd w:id="74"/>
    <w:bookmarkEnd w:id="75"/>
    <w:p w14:paraId="744E557B" w14:textId="77777777" w:rsidR="00E301DE" w:rsidRDefault="00E301DE" w:rsidP="00E301DE">
      <w:pPr>
        <w:pStyle w:val="ListParagraph"/>
      </w:pPr>
    </w:p>
    <w:p w14:paraId="7C32435F" w14:textId="77777777" w:rsidR="00E64E0A" w:rsidRDefault="00E64E0A" w:rsidP="004335F9">
      <w:pPr>
        <w:pStyle w:val="Section"/>
      </w:pPr>
      <w:bookmarkStart w:id="77" w:name="_Toc453597929"/>
      <w:r>
        <w:lastRenderedPageBreak/>
        <w:t>Test plan</w:t>
      </w:r>
      <w:bookmarkEnd w:id="77"/>
      <w:bookmarkEnd w:id="1"/>
      <w:bookmarkEnd w:id="0"/>
    </w:p>
    <w:p w14:paraId="7415901B" w14:textId="77777777" w:rsidR="00405B9C" w:rsidRDefault="00405B9C" w:rsidP="00405B9C">
      <w:pPr>
        <w:pStyle w:val="Heading2"/>
        <w:tabs>
          <w:tab w:val="num" w:pos="-90"/>
        </w:tabs>
        <w:ind w:left="0" w:hanging="1296"/>
      </w:pPr>
      <w:r>
        <w:t>General randomization</w:t>
      </w:r>
    </w:p>
    <w:p w14:paraId="466BA555" w14:textId="006E9C7C" w:rsidR="00220800" w:rsidRDefault="00405B9C" w:rsidP="000944D1">
      <w:r>
        <w:t>Table 3 describes the general test randomization distribution.</w:t>
      </w:r>
    </w:p>
    <w:tbl>
      <w:tblPr>
        <w:tblStyle w:val="TableGrid"/>
        <w:tblW w:w="6173" w:type="dxa"/>
        <w:tblLayout w:type="fixed"/>
        <w:tblLook w:val="04A0" w:firstRow="1" w:lastRow="0" w:firstColumn="1" w:lastColumn="0" w:noHBand="0" w:noVBand="1"/>
      </w:tblPr>
      <w:tblGrid>
        <w:gridCol w:w="2213"/>
        <w:gridCol w:w="1980"/>
        <w:gridCol w:w="1980"/>
      </w:tblGrid>
      <w:tr w:rsidR="008362F5" w:rsidRPr="00BF6FC8" w14:paraId="6463834D" w14:textId="52230BF1" w:rsidTr="008362F5">
        <w:trPr>
          <w:trHeight w:val="270"/>
        </w:trPr>
        <w:tc>
          <w:tcPr>
            <w:tcW w:w="2213" w:type="dxa"/>
            <w:shd w:val="clear" w:color="auto" w:fill="E6E6E6"/>
            <w:vAlign w:val="center"/>
          </w:tcPr>
          <w:p w14:paraId="34D700CF" w14:textId="77777777" w:rsidR="008362F5" w:rsidRPr="00BF6FC8" w:rsidRDefault="008362F5" w:rsidP="00CC0BDE">
            <w:pPr>
              <w:jc w:val="center"/>
              <w:rPr>
                <w:b/>
              </w:rPr>
            </w:pPr>
            <w:r w:rsidRPr="00BF6FC8">
              <w:rPr>
                <w:b/>
              </w:rPr>
              <w:t>Name</w:t>
            </w:r>
          </w:p>
        </w:tc>
        <w:tc>
          <w:tcPr>
            <w:tcW w:w="1980" w:type="dxa"/>
            <w:shd w:val="clear" w:color="auto" w:fill="E6E6E6"/>
            <w:vAlign w:val="center"/>
          </w:tcPr>
          <w:p w14:paraId="7E823621" w14:textId="42213DE9" w:rsidR="008362F5" w:rsidRPr="00BF6FC8" w:rsidRDefault="008362F5" w:rsidP="00CC0BDE">
            <w:pPr>
              <w:jc w:val="center"/>
              <w:rPr>
                <w:b/>
              </w:rPr>
            </w:pPr>
            <w:r>
              <w:rPr>
                <w:b/>
              </w:rPr>
              <w:t>Value</w:t>
            </w:r>
          </w:p>
        </w:tc>
        <w:tc>
          <w:tcPr>
            <w:tcW w:w="1980" w:type="dxa"/>
            <w:shd w:val="clear" w:color="auto" w:fill="E6E6E6"/>
          </w:tcPr>
          <w:p w14:paraId="258E0707" w14:textId="36A35824" w:rsidR="008362F5" w:rsidRDefault="008362F5" w:rsidP="00CC0BDE">
            <w:pPr>
              <w:jc w:val="center"/>
              <w:rPr>
                <w:b/>
              </w:rPr>
            </w:pPr>
            <w:r>
              <w:rPr>
                <w:b/>
              </w:rPr>
              <w:t>Distribution</w:t>
            </w:r>
          </w:p>
        </w:tc>
      </w:tr>
      <w:tr w:rsidR="008362F5" w:rsidRPr="00BF6FC8" w14:paraId="6A9E155E" w14:textId="54B04F4A" w:rsidTr="008362F5">
        <w:trPr>
          <w:trHeight w:val="503"/>
        </w:trPr>
        <w:tc>
          <w:tcPr>
            <w:tcW w:w="2213" w:type="dxa"/>
            <w:vMerge w:val="restart"/>
            <w:shd w:val="clear" w:color="auto" w:fill="auto"/>
            <w:vAlign w:val="center"/>
          </w:tcPr>
          <w:p w14:paraId="50FDE0A9" w14:textId="6D29E1A7"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*Bypass</w:t>
            </w:r>
          </w:p>
          <w:p w14:paraId="58B10FCA" w14:textId="01329B40" w:rsidR="008362F5" w:rsidRDefault="008362F5" w:rsidP="00CC0BDE">
            <w:pPr>
              <w:rPr>
                <w:rFonts w:ascii="Calibri" w:hAnsi="Calibri"/>
                <w:color w:val="000000"/>
                <w:sz w:val="22"/>
                <w:szCs w:val="22"/>
              </w:rPr>
            </w:pPr>
          </w:p>
        </w:tc>
        <w:tc>
          <w:tcPr>
            <w:tcW w:w="1980" w:type="dxa"/>
            <w:shd w:val="clear" w:color="auto" w:fill="auto"/>
            <w:vAlign w:val="center"/>
          </w:tcPr>
          <w:p w14:paraId="3FA651D4" w14:textId="32299D6B" w:rsidR="008362F5" w:rsidRPr="007866D2" w:rsidRDefault="008362F5" w:rsidP="00CC0BDE">
            <w:pPr>
              <w:jc w:val="center"/>
              <w:rPr>
                <w:rFonts w:ascii="Calibri" w:hAnsi="Calibri"/>
                <w:color w:val="000000"/>
                <w:sz w:val="22"/>
                <w:szCs w:val="22"/>
              </w:rPr>
            </w:pPr>
            <w:r>
              <w:rPr>
                <w:rFonts w:ascii="Calibri" w:hAnsi="Calibri"/>
                <w:color w:val="000000"/>
                <w:sz w:val="22"/>
                <w:szCs w:val="22"/>
              </w:rPr>
              <w:t>0</w:t>
            </w:r>
          </w:p>
        </w:tc>
        <w:tc>
          <w:tcPr>
            <w:tcW w:w="1980" w:type="dxa"/>
          </w:tcPr>
          <w:p w14:paraId="0ADEA91F" w14:textId="40D03BDF" w:rsidR="008362F5" w:rsidRPr="007866D2" w:rsidRDefault="008362F5" w:rsidP="00CC0BDE">
            <w:pPr>
              <w:jc w:val="center"/>
              <w:rPr>
                <w:rFonts w:ascii="Calibri" w:hAnsi="Calibri"/>
                <w:color w:val="000000"/>
                <w:sz w:val="22"/>
                <w:szCs w:val="22"/>
              </w:rPr>
            </w:pPr>
            <w:r>
              <w:rPr>
                <w:rFonts w:ascii="Calibri" w:hAnsi="Calibri"/>
                <w:color w:val="000000"/>
                <w:sz w:val="22"/>
                <w:szCs w:val="22"/>
              </w:rPr>
              <w:t>95%</w:t>
            </w:r>
          </w:p>
        </w:tc>
      </w:tr>
      <w:tr w:rsidR="008362F5" w:rsidRPr="00BF6FC8" w14:paraId="44D9EE68" w14:textId="77777777" w:rsidTr="008362F5">
        <w:trPr>
          <w:trHeight w:val="503"/>
        </w:trPr>
        <w:tc>
          <w:tcPr>
            <w:tcW w:w="2213" w:type="dxa"/>
            <w:vMerge/>
            <w:shd w:val="clear" w:color="auto" w:fill="auto"/>
            <w:vAlign w:val="center"/>
          </w:tcPr>
          <w:p w14:paraId="0E2000FB" w14:textId="17783F53" w:rsidR="008362F5" w:rsidRDefault="008362F5" w:rsidP="00CC0BDE">
            <w:pPr>
              <w:rPr>
                <w:rFonts w:ascii="Calibri" w:hAnsi="Calibri"/>
                <w:color w:val="000000"/>
                <w:sz w:val="22"/>
                <w:szCs w:val="22"/>
              </w:rPr>
            </w:pPr>
          </w:p>
        </w:tc>
        <w:tc>
          <w:tcPr>
            <w:tcW w:w="1980" w:type="dxa"/>
            <w:shd w:val="clear" w:color="auto" w:fill="auto"/>
            <w:vAlign w:val="center"/>
          </w:tcPr>
          <w:p w14:paraId="2E8B48EE" w14:textId="0188E39F" w:rsidR="008362F5" w:rsidRPr="007866D2"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30799F1D" w14:textId="05705096" w:rsidR="008362F5" w:rsidRPr="007866D2" w:rsidRDefault="008362F5" w:rsidP="00CC0BDE">
            <w:pPr>
              <w:jc w:val="center"/>
              <w:rPr>
                <w:rFonts w:ascii="Calibri" w:hAnsi="Calibri"/>
                <w:color w:val="000000"/>
                <w:sz w:val="22"/>
                <w:szCs w:val="22"/>
              </w:rPr>
            </w:pPr>
            <w:r>
              <w:rPr>
                <w:rFonts w:ascii="Calibri" w:hAnsi="Calibri"/>
                <w:color w:val="000000"/>
                <w:sz w:val="22"/>
                <w:szCs w:val="22"/>
              </w:rPr>
              <w:t>5%</w:t>
            </w:r>
          </w:p>
        </w:tc>
      </w:tr>
      <w:tr w:rsidR="008362F5" w:rsidRPr="00B4044C" w14:paraId="3AF67453" w14:textId="1B0AB892" w:rsidTr="008362F5">
        <w:trPr>
          <w:trHeight w:val="503"/>
        </w:trPr>
        <w:tc>
          <w:tcPr>
            <w:tcW w:w="2213" w:type="dxa"/>
            <w:vMerge w:val="restart"/>
            <w:vAlign w:val="center"/>
          </w:tcPr>
          <w:p w14:paraId="164C72FD" w14:textId="7AC2C524"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*Src</w:t>
            </w:r>
          </w:p>
          <w:p w14:paraId="32190ECD" w14:textId="77777777" w:rsidR="008362F5" w:rsidRDefault="008362F5" w:rsidP="00CC0BDE">
            <w:pPr>
              <w:rPr>
                <w:rFonts w:ascii="Calibri" w:hAnsi="Calibri"/>
                <w:color w:val="000000"/>
                <w:sz w:val="22"/>
                <w:szCs w:val="22"/>
              </w:rPr>
            </w:pPr>
          </w:p>
          <w:p w14:paraId="0659A865" w14:textId="77777777" w:rsidR="008362F5" w:rsidRDefault="008362F5" w:rsidP="00CC0BDE">
            <w:pPr>
              <w:rPr>
                <w:rFonts w:ascii="Calibri" w:hAnsi="Calibri"/>
                <w:color w:val="000000"/>
                <w:sz w:val="22"/>
                <w:szCs w:val="22"/>
              </w:rPr>
            </w:pPr>
          </w:p>
          <w:p w14:paraId="4DA6B1CE" w14:textId="389DCD9C" w:rsidR="008362F5" w:rsidRDefault="008362F5" w:rsidP="00CC0BDE">
            <w:pPr>
              <w:rPr>
                <w:rFonts w:ascii="Calibri" w:hAnsi="Calibri"/>
                <w:color w:val="000000"/>
                <w:sz w:val="22"/>
                <w:szCs w:val="22"/>
              </w:rPr>
            </w:pPr>
          </w:p>
        </w:tc>
        <w:tc>
          <w:tcPr>
            <w:tcW w:w="1980" w:type="dxa"/>
            <w:vAlign w:val="center"/>
          </w:tcPr>
          <w:p w14:paraId="36F6F3DF" w14:textId="1D11F17D" w:rsidR="008362F5" w:rsidRPr="007866D2" w:rsidRDefault="008362F5" w:rsidP="000944D1">
            <w:pPr>
              <w:jc w:val="center"/>
              <w:rPr>
                <w:rFonts w:ascii="Calibri" w:hAnsi="Calibri"/>
                <w:color w:val="000000"/>
                <w:sz w:val="22"/>
                <w:szCs w:val="22"/>
              </w:rPr>
            </w:pPr>
            <w:r>
              <w:rPr>
                <w:rFonts w:ascii="Calibri" w:hAnsi="Calibri"/>
                <w:color w:val="000000"/>
                <w:sz w:val="22"/>
                <w:szCs w:val="22"/>
              </w:rPr>
              <w:t xml:space="preserve">0 </w:t>
            </w:r>
          </w:p>
        </w:tc>
        <w:tc>
          <w:tcPr>
            <w:tcW w:w="1980" w:type="dxa"/>
          </w:tcPr>
          <w:p w14:paraId="05577642" w14:textId="7182637C" w:rsidR="008362F5" w:rsidRPr="007866D2" w:rsidRDefault="000944D1" w:rsidP="00CC0BDE">
            <w:pPr>
              <w:jc w:val="center"/>
              <w:rPr>
                <w:rFonts w:ascii="Calibri" w:hAnsi="Calibri"/>
                <w:color w:val="000000"/>
                <w:sz w:val="22"/>
                <w:szCs w:val="22"/>
              </w:rPr>
            </w:pPr>
            <w:r>
              <w:rPr>
                <w:rFonts w:ascii="Calibri" w:hAnsi="Calibri"/>
                <w:color w:val="000000"/>
                <w:sz w:val="22"/>
                <w:szCs w:val="22"/>
              </w:rPr>
              <w:t>45</w:t>
            </w:r>
            <w:r w:rsidR="008362F5">
              <w:rPr>
                <w:rFonts w:ascii="Calibri" w:hAnsi="Calibri"/>
                <w:color w:val="000000"/>
                <w:sz w:val="22"/>
                <w:szCs w:val="22"/>
              </w:rPr>
              <w:t>%</w:t>
            </w:r>
          </w:p>
        </w:tc>
      </w:tr>
      <w:tr w:rsidR="008362F5" w:rsidRPr="00B4044C" w14:paraId="3899D556" w14:textId="77777777" w:rsidTr="008362F5">
        <w:trPr>
          <w:trHeight w:val="503"/>
        </w:trPr>
        <w:tc>
          <w:tcPr>
            <w:tcW w:w="2213" w:type="dxa"/>
            <w:vMerge/>
            <w:vAlign w:val="center"/>
          </w:tcPr>
          <w:p w14:paraId="357F6BA5" w14:textId="19AED874" w:rsidR="008362F5" w:rsidRDefault="008362F5" w:rsidP="00CC0BDE">
            <w:pPr>
              <w:rPr>
                <w:rFonts w:ascii="Calibri" w:hAnsi="Calibri"/>
                <w:color w:val="000000"/>
                <w:sz w:val="22"/>
                <w:szCs w:val="22"/>
              </w:rPr>
            </w:pPr>
          </w:p>
        </w:tc>
        <w:tc>
          <w:tcPr>
            <w:tcW w:w="1980" w:type="dxa"/>
            <w:vAlign w:val="center"/>
          </w:tcPr>
          <w:p w14:paraId="61EB3C45" w14:textId="29A839C0" w:rsidR="008362F5" w:rsidRPr="007866D2"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187416C2" w14:textId="3784079E" w:rsidR="008362F5" w:rsidRPr="007866D2" w:rsidRDefault="000944D1" w:rsidP="00CC0BDE">
            <w:pPr>
              <w:jc w:val="center"/>
              <w:rPr>
                <w:rFonts w:ascii="Calibri" w:hAnsi="Calibri"/>
                <w:color w:val="000000"/>
                <w:sz w:val="22"/>
                <w:szCs w:val="22"/>
              </w:rPr>
            </w:pPr>
            <w:r>
              <w:rPr>
                <w:rFonts w:ascii="Calibri" w:hAnsi="Calibri"/>
                <w:color w:val="000000"/>
                <w:sz w:val="22"/>
                <w:szCs w:val="22"/>
              </w:rPr>
              <w:t>45</w:t>
            </w:r>
            <w:r w:rsidR="008362F5">
              <w:rPr>
                <w:rFonts w:ascii="Calibri" w:hAnsi="Calibri"/>
                <w:color w:val="000000"/>
                <w:sz w:val="22"/>
                <w:szCs w:val="22"/>
              </w:rPr>
              <w:t>%</w:t>
            </w:r>
          </w:p>
        </w:tc>
      </w:tr>
      <w:tr w:rsidR="008362F5" w:rsidRPr="00B4044C" w14:paraId="26CC77C2" w14:textId="77777777" w:rsidTr="008362F5">
        <w:trPr>
          <w:trHeight w:val="503"/>
        </w:trPr>
        <w:tc>
          <w:tcPr>
            <w:tcW w:w="2213" w:type="dxa"/>
            <w:vMerge/>
            <w:vAlign w:val="center"/>
          </w:tcPr>
          <w:p w14:paraId="423595DB" w14:textId="502E6BC1" w:rsidR="008362F5" w:rsidRDefault="008362F5" w:rsidP="00CC0BDE">
            <w:pPr>
              <w:rPr>
                <w:rFonts w:ascii="Calibri" w:hAnsi="Calibri"/>
                <w:color w:val="000000"/>
                <w:sz w:val="22"/>
                <w:szCs w:val="22"/>
              </w:rPr>
            </w:pPr>
          </w:p>
        </w:tc>
        <w:tc>
          <w:tcPr>
            <w:tcW w:w="1980" w:type="dxa"/>
            <w:vAlign w:val="center"/>
          </w:tcPr>
          <w:p w14:paraId="46AB010F" w14:textId="35BC5424" w:rsidR="008362F5" w:rsidRPr="007866D2" w:rsidRDefault="008362F5" w:rsidP="00CC0BDE">
            <w:pPr>
              <w:jc w:val="center"/>
              <w:rPr>
                <w:rFonts w:ascii="Calibri" w:hAnsi="Calibri"/>
                <w:color w:val="000000"/>
                <w:sz w:val="22"/>
                <w:szCs w:val="22"/>
              </w:rPr>
            </w:pPr>
            <w:r>
              <w:rPr>
                <w:rFonts w:ascii="Calibri" w:hAnsi="Calibri"/>
                <w:color w:val="000000"/>
                <w:sz w:val="22"/>
                <w:szCs w:val="22"/>
              </w:rPr>
              <w:t>2</w:t>
            </w:r>
          </w:p>
        </w:tc>
        <w:tc>
          <w:tcPr>
            <w:tcW w:w="1980" w:type="dxa"/>
          </w:tcPr>
          <w:p w14:paraId="29546C53" w14:textId="434A3A7C" w:rsidR="008362F5" w:rsidRPr="007866D2" w:rsidRDefault="000944D1" w:rsidP="00CC0BDE">
            <w:pPr>
              <w:jc w:val="center"/>
              <w:rPr>
                <w:rFonts w:ascii="Calibri" w:hAnsi="Calibri"/>
                <w:color w:val="000000"/>
                <w:sz w:val="22"/>
                <w:szCs w:val="22"/>
              </w:rPr>
            </w:pPr>
            <w:r>
              <w:rPr>
                <w:rFonts w:ascii="Calibri" w:hAnsi="Calibri"/>
                <w:color w:val="000000"/>
                <w:sz w:val="22"/>
                <w:szCs w:val="22"/>
              </w:rPr>
              <w:t>5</w:t>
            </w:r>
            <w:r w:rsidR="008362F5">
              <w:rPr>
                <w:rFonts w:ascii="Calibri" w:hAnsi="Calibri"/>
                <w:color w:val="000000"/>
                <w:sz w:val="22"/>
                <w:szCs w:val="22"/>
              </w:rPr>
              <w:t>%</w:t>
            </w:r>
          </w:p>
        </w:tc>
      </w:tr>
      <w:tr w:rsidR="008362F5" w:rsidRPr="00B4044C" w14:paraId="0AB8FE3C" w14:textId="77777777" w:rsidTr="008362F5">
        <w:trPr>
          <w:trHeight w:val="503"/>
        </w:trPr>
        <w:tc>
          <w:tcPr>
            <w:tcW w:w="2213" w:type="dxa"/>
            <w:vMerge/>
            <w:vAlign w:val="center"/>
          </w:tcPr>
          <w:p w14:paraId="1D6E35DB" w14:textId="1E7DDCF0" w:rsidR="008362F5" w:rsidRDefault="008362F5" w:rsidP="00CC0BDE">
            <w:pPr>
              <w:rPr>
                <w:rFonts w:ascii="Calibri" w:hAnsi="Calibri"/>
                <w:color w:val="000000"/>
                <w:sz w:val="22"/>
                <w:szCs w:val="22"/>
              </w:rPr>
            </w:pPr>
          </w:p>
        </w:tc>
        <w:tc>
          <w:tcPr>
            <w:tcW w:w="1980" w:type="dxa"/>
            <w:vAlign w:val="center"/>
          </w:tcPr>
          <w:p w14:paraId="72C650C7" w14:textId="14F4B74E" w:rsidR="008362F5" w:rsidRPr="007866D2" w:rsidRDefault="008362F5" w:rsidP="00CC0BDE">
            <w:pPr>
              <w:jc w:val="center"/>
              <w:rPr>
                <w:rFonts w:ascii="Calibri" w:hAnsi="Calibri"/>
                <w:color w:val="000000"/>
                <w:sz w:val="22"/>
                <w:szCs w:val="22"/>
              </w:rPr>
            </w:pPr>
            <w:r>
              <w:rPr>
                <w:rFonts w:ascii="Calibri" w:hAnsi="Calibri"/>
                <w:color w:val="000000"/>
                <w:sz w:val="22"/>
                <w:szCs w:val="22"/>
              </w:rPr>
              <w:t>3</w:t>
            </w:r>
          </w:p>
        </w:tc>
        <w:tc>
          <w:tcPr>
            <w:tcW w:w="1980" w:type="dxa"/>
          </w:tcPr>
          <w:p w14:paraId="3D15DC80" w14:textId="79E21E4B" w:rsidR="008362F5" w:rsidRPr="007866D2" w:rsidRDefault="000944D1" w:rsidP="00CC0BDE">
            <w:pPr>
              <w:jc w:val="center"/>
              <w:rPr>
                <w:rFonts w:ascii="Calibri" w:hAnsi="Calibri"/>
                <w:color w:val="000000"/>
                <w:sz w:val="22"/>
                <w:szCs w:val="22"/>
              </w:rPr>
            </w:pPr>
            <w:r>
              <w:rPr>
                <w:rFonts w:ascii="Calibri" w:hAnsi="Calibri"/>
                <w:color w:val="000000"/>
                <w:sz w:val="22"/>
                <w:szCs w:val="22"/>
              </w:rPr>
              <w:t>5</w:t>
            </w:r>
            <w:r w:rsidR="008362F5">
              <w:rPr>
                <w:rFonts w:ascii="Calibri" w:hAnsi="Calibri"/>
                <w:color w:val="000000"/>
                <w:sz w:val="22"/>
                <w:szCs w:val="22"/>
              </w:rPr>
              <w:t>%</w:t>
            </w:r>
          </w:p>
        </w:tc>
      </w:tr>
      <w:tr w:rsidR="008362F5" w:rsidRPr="00B4044C" w14:paraId="04E2F3D2" w14:textId="076084D1" w:rsidTr="008362F5">
        <w:trPr>
          <w:trHeight w:val="503"/>
        </w:trPr>
        <w:tc>
          <w:tcPr>
            <w:tcW w:w="2213" w:type="dxa"/>
            <w:vMerge w:val="restart"/>
            <w:vAlign w:val="center"/>
          </w:tcPr>
          <w:p w14:paraId="70DED536" w14:textId="0F0E32CC"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*CellVsize</w:t>
            </w:r>
          </w:p>
          <w:p w14:paraId="1BD9647A" w14:textId="2AAB0237" w:rsidR="008362F5" w:rsidRDefault="008362F5" w:rsidP="00CC0BDE">
            <w:pPr>
              <w:rPr>
                <w:rFonts w:ascii="Calibri" w:hAnsi="Calibri"/>
                <w:color w:val="000000"/>
                <w:sz w:val="22"/>
                <w:szCs w:val="22"/>
              </w:rPr>
            </w:pPr>
          </w:p>
        </w:tc>
        <w:tc>
          <w:tcPr>
            <w:tcW w:w="1980" w:type="dxa"/>
            <w:vAlign w:val="center"/>
          </w:tcPr>
          <w:p w14:paraId="1D1334F2" w14:textId="1D641392" w:rsidR="008362F5" w:rsidRPr="007866D2" w:rsidRDefault="008362F5" w:rsidP="00CC0BDE">
            <w:pPr>
              <w:jc w:val="center"/>
              <w:rPr>
                <w:rFonts w:ascii="Calibri" w:hAnsi="Calibri"/>
                <w:color w:val="000000"/>
                <w:sz w:val="22"/>
                <w:szCs w:val="22"/>
              </w:rPr>
            </w:pPr>
            <w:del w:id="78" w:author="Zabatani, Aviad" w:date="2016-12-27T13:06:00Z">
              <w:r w:rsidDel="000641C3">
                <w:rPr>
                  <w:rFonts w:ascii="Calibri" w:hAnsi="Calibri"/>
                  <w:color w:val="000000"/>
                  <w:sz w:val="22"/>
                  <w:szCs w:val="22"/>
                </w:rPr>
                <w:delText>0</w:delText>
              </w:r>
            </w:del>
            <w:ins w:id="79" w:author="Zabatani, Aviad" w:date="2016-12-27T13:06:00Z">
              <w:r w:rsidR="000641C3">
                <w:rPr>
                  <w:rFonts w:ascii="Calibri" w:hAnsi="Calibri"/>
                  <w:color w:val="000000"/>
                  <w:sz w:val="22"/>
                  <w:szCs w:val="22"/>
                </w:rPr>
                <w:t>1</w:t>
              </w:r>
            </w:ins>
            <w:r>
              <w:rPr>
                <w:rFonts w:ascii="Calibri" w:hAnsi="Calibri"/>
                <w:color w:val="000000"/>
                <w:sz w:val="22"/>
                <w:szCs w:val="22"/>
              </w:rPr>
              <w:t>-5</w:t>
            </w:r>
          </w:p>
        </w:tc>
        <w:tc>
          <w:tcPr>
            <w:tcW w:w="1980" w:type="dxa"/>
          </w:tcPr>
          <w:p w14:paraId="1CD3FA4E" w14:textId="61798267" w:rsidR="008362F5" w:rsidRDefault="008362F5" w:rsidP="00CC0BDE">
            <w:pPr>
              <w:jc w:val="center"/>
              <w:rPr>
                <w:rFonts w:ascii="Calibri" w:hAnsi="Calibri"/>
                <w:color w:val="000000"/>
                <w:sz w:val="22"/>
                <w:szCs w:val="22"/>
              </w:rPr>
            </w:pPr>
            <w:r>
              <w:rPr>
                <w:rFonts w:ascii="Calibri" w:hAnsi="Calibri"/>
                <w:color w:val="000000"/>
                <w:sz w:val="22"/>
                <w:szCs w:val="22"/>
              </w:rPr>
              <w:t>20%</w:t>
            </w:r>
          </w:p>
        </w:tc>
      </w:tr>
      <w:tr w:rsidR="008362F5" w:rsidRPr="00B4044C" w14:paraId="4E789522" w14:textId="77777777" w:rsidTr="008362F5">
        <w:trPr>
          <w:trHeight w:val="503"/>
        </w:trPr>
        <w:tc>
          <w:tcPr>
            <w:tcW w:w="2213" w:type="dxa"/>
            <w:vMerge/>
            <w:vAlign w:val="center"/>
          </w:tcPr>
          <w:p w14:paraId="3DE28854" w14:textId="238165C2" w:rsidR="008362F5" w:rsidRDefault="008362F5" w:rsidP="00CC0BDE">
            <w:pPr>
              <w:rPr>
                <w:rFonts w:ascii="Calibri" w:hAnsi="Calibri"/>
                <w:color w:val="000000"/>
                <w:sz w:val="22"/>
                <w:szCs w:val="22"/>
              </w:rPr>
            </w:pPr>
          </w:p>
        </w:tc>
        <w:tc>
          <w:tcPr>
            <w:tcW w:w="1980" w:type="dxa"/>
            <w:vAlign w:val="center"/>
          </w:tcPr>
          <w:p w14:paraId="583B564C" w14:textId="0EE9E976" w:rsidR="008362F5" w:rsidRDefault="008362F5" w:rsidP="00CC0BDE">
            <w:pPr>
              <w:jc w:val="center"/>
              <w:rPr>
                <w:rFonts w:ascii="Calibri" w:hAnsi="Calibri"/>
                <w:color w:val="000000"/>
                <w:sz w:val="22"/>
                <w:szCs w:val="22"/>
              </w:rPr>
            </w:pPr>
            <w:r>
              <w:rPr>
                <w:rFonts w:ascii="Calibri" w:hAnsi="Calibri"/>
                <w:color w:val="000000"/>
                <w:sz w:val="22"/>
                <w:szCs w:val="22"/>
              </w:rPr>
              <w:t>6-8</w:t>
            </w:r>
          </w:p>
        </w:tc>
        <w:tc>
          <w:tcPr>
            <w:tcW w:w="1980" w:type="dxa"/>
          </w:tcPr>
          <w:p w14:paraId="776A9239" w14:textId="38228CB3" w:rsidR="008362F5" w:rsidRDefault="008362F5" w:rsidP="00CC0BDE">
            <w:pPr>
              <w:jc w:val="center"/>
              <w:rPr>
                <w:rFonts w:ascii="Calibri" w:hAnsi="Calibri"/>
                <w:color w:val="000000"/>
                <w:sz w:val="22"/>
                <w:szCs w:val="22"/>
              </w:rPr>
            </w:pPr>
            <w:r>
              <w:rPr>
                <w:rFonts w:ascii="Calibri" w:hAnsi="Calibri"/>
                <w:color w:val="000000"/>
                <w:sz w:val="22"/>
                <w:szCs w:val="22"/>
              </w:rPr>
              <w:t>80%</w:t>
            </w:r>
          </w:p>
        </w:tc>
      </w:tr>
      <w:tr w:rsidR="008362F5" w:rsidRPr="00937602" w14:paraId="5F9C675D" w14:textId="0B36348B" w:rsidTr="008362F5">
        <w:trPr>
          <w:trHeight w:val="512"/>
        </w:trPr>
        <w:tc>
          <w:tcPr>
            <w:tcW w:w="2213" w:type="dxa"/>
            <w:vMerge w:val="restart"/>
            <w:vAlign w:val="center"/>
          </w:tcPr>
          <w:p w14:paraId="2570402B" w14:textId="2EBF8325"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*CellHsize</w:t>
            </w:r>
          </w:p>
          <w:p w14:paraId="11B072D8" w14:textId="1D4380AD" w:rsidR="008362F5" w:rsidRDefault="008362F5" w:rsidP="00CC0BDE">
            <w:pPr>
              <w:rPr>
                <w:rFonts w:ascii="Calibri" w:hAnsi="Calibri"/>
                <w:color w:val="000000"/>
                <w:sz w:val="22"/>
                <w:szCs w:val="22"/>
              </w:rPr>
            </w:pPr>
          </w:p>
        </w:tc>
        <w:tc>
          <w:tcPr>
            <w:tcW w:w="1980" w:type="dxa"/>
            <w:vAlign w:val="center"/>
          </w:tcPr>
          <w:p w14:paraId="30AFB415" w14:textId="21A89800" w:rsidR="008362F5" w:rsidRPr="007866D2" w:rsidRDefault="008362F5" w:rsidP="00CC0BDE">
            <w:pPr>
              <w:jc w:val="center"/>
              <w:rPr>
                <w:rFonts w:ascii="Calibri" w:hAnsi="Calibri"/>
                <w:color w:val="000000"/>
                <w:sz w:val="22"/>
                <w:szCs w:val="22"/>
              </w:rPr>
            </w:pPr>
            <w:del w:id="80" w:author="Zabatani, Aviad" w:date="2016-12-27T13:06:00Z">
              <w:r w:rsidDel="000641C3">
                <w:rPr>
                  <w:rFonts w:ascii="Calibri" w:hAnsi="Calibri"/>
                  <w:color w:val="000000"/>
                  <w:sz w:val="22"/>
                  <w:szCs w:val="22"/>
                </w:rPr>
                <w:delText>0</w:delText>
              </w:r>
            </w:del>
            <w:ins w:id="81" w:author="Zabatani, Aviad" w:date="2016-12-27T13:06:00Z">
              <w:r w:rsidR="000641C3">
                <w:rPr>
                  <w:rFonts w:ascii="Calibri" w:hAnsi="Calibri"/>
                  <w:color w:val="000000"/>
                  <w:sz w:val="22"/>
                  <w:szCs w:val="22"/>
                </w:rPr>
                <w:t>1</w:t>
              </w:r>
            </w:ins>
            <w:r>
              <w:rPr>
                <w:rFonts w:ascii="Calibri" w:hAnsi="Calibri"/>
                <w:color w:val="000000"/>
                <w:sz w:val="22"/>
                <w:szCs w:val="22"/>
              </w:rPr>
              <w:t>-5</w:t>
            </w:r>
          </w:p>
        </w:tc>
        <w:tc>
          <w:tcPr>
            <w:tcW w:w="1980" w:type="dxa"/>
          </w:tcPr>
          <w:p w14:paraId="398A606F" w14:textId="39284AF4" w:rsidR="008362F5" w:rsidRDefault="008362F5" w:rsidP="00CC0BDE">
            <w:pPr>
              <w:jc w:val="center"/>
              <w:rPr>
                <w:rFonts w:ascii="Calibri" w:hAnsi="Calibri"/>
                <w:color w:val="000000"/>
                <w:sz w:val="22"/>
                <w:szCs w:val="22"/>
              </w:rPr>
            </w:pPr>
            <w:r>
              <w:rPr>
                <w:rFonts w:ascii="Calibri" w:hAnsi="Calibri"/>
                <w:color w:val="000000"/>
                <w:sz w:val="22"/>
                <w:szCs w:val="22"/>
              </w:rPr>
              <w:t>20%</w:t>
            </w:r>
          </w:p>
        </w:tc>
      </w:tr>
      <w:tr w:rsidR="008362F5" w:rsidRPr="00937602" w14:paraId="53FBD05F" w14:textId="77777777" w:rsidTr="008362F5">
        <w:trPr>
          <w:trHeight w:val="512"/>
        </w:trPr>
        <w:tc>
          <w:tcPr>
            <w:tcW w:w="2213" w:type="dxa"/>
            <w:vMerge/>
            <w:vAlign w:val="center"/>
          </w:tcPr>
          <w:p w14:paraId="2FA4604C" w14:textId="5F717F91" w:rsidR="008362F5" w:rsidRDefault="008362F5" w:rsidP="00CC0BDE">
            <w:pPr>
              <w:rPr>
                <w:rFonts w:ascii="Calibri" w:hAnsi="Calibri"/>
                <w:color w:val="000000"/>
                <w:sz w:val="22"/>
                <w:szCs w:val="22"/>
              </w:rPr>
            </w:pPr>
          </w:p>
        </w:tc>
        <w:tc>
          <w:tcPr>
            <w:tcW w:w="1980" w:type="dxa"/>
            <w:vAlign w:val="center"/>
          </w:tcPr>
          <w:p w14:paraId="3257B3E6" w14:textId="59D04D3A" w:rsidR="008362F5" w:rsidRDefault="008362F5" w:rsidP="00CC0BDE">
            <w:pPr>
              <w:jc w:val="center"/>
              <w:rPr>
                <w:rFonts w:ascii="Calibri" w:hAnsi="Calibri"/>
                <w:color w:val="000000"/>
                <w:sz w:val="22"/>
                <w:szCs w:val="22"/>
              </w:rPr>
            </w:pPr>
            <w:r>
              <w:rPr>
                <w:rFonts w:ascii="Calibri" w:hAnsi="Calibri"/>
                <w:color w:val="000000"/>
                <w:sz w:val="22"/>
                <w:szCs w:val="22"/>
              </w:rPr>
              <w:t>6-8</w:t>
            </w:r>
          </w:p>
        </w:tc>
        <w:tc>
          <w:tcPr>
            <w:tcW w:w="1980" w:type="dxa"/>
          </w:tcPr>
          <w:p w14:paraId="699D5612" w14:textId="729AD63D" w:rsidR="008362F5" w:rsidRDefault="008362F5" w:rsidP="00CC0BDE">
            <w:pPr>
              <w:jc w:val="center"/>
              <w:rPr>
                <w:rFonts w:ascii="Calibri" w:hAnsi="Calibri"/>
                <w:color w:val="000000"/>
                <w:sz w:val="22"/>
                <w:szCs w:val="22"/>
              </w:rPr>
            </w:pPr>
            <w:r>
              <w:rPr>
                <w:rFonts w:ascii="Calibri" w:hAnsi="Calibri"/>
                <w:color w:val="000000"/>
                <w:sz w:val="22"/>
                <w:szCs w:val="22"/>
              </w:rPr>
              <w:t>80%</w:t>
            </w:r>
          </w:p>
        </w:tc>
      </w:tr>
      <w:tr w:rsidR="008362F5" w:rsidRPr="00937602" w14:paraId="607946FF" w14:textId="0CA2550C" w:rsidTr="008362F5">
        <w:trPr>
          <w:trHeight w:val="512"/>
        </w:trPr>
        <w:tc>
          <w:tcPr>
            <w:tcW w:w="2213" w:type="dxa"/>
            <w:vMerge w:val="restart"/>
            <w:vAlign w:val="center"/>
          </w:tcPr>
          <w:p w14:paraId="3674FC74" w14:textId="0416DD6A"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*ScaleMode</w:t>
            </w:r>
          </w:p>
          <w:p w14:paraId="0E363D8B" w14:textId="12A39464" w:rsidR="008362F5" w:rsidRDefault="008362F5" w:rsidP="00CC0BDE">
            <w:pPr>
              <w:rPr>
                <w:rFonts w:ascii="Calibri" w:hAnsi="Calibri"/>
                <w:color w:val="000000"/>
                <w:sz w:val="22"/>
                <w:szCs w:val="22"/>
              </w:rPr>
            </w:pPr>
          </w:p>
        </w:tc>
        <w:tc>
          <w:tcPr>
            <w:tcW w:w="1980" w:type="dxa"/>
            <w:vAlign w:val="center"/>
          </w:tcPr>
          <w:p w14:paraId="0285C23D" w14:textId="33C05590" w:rsidR="008362F5" w:rsidRPr="007866D2" w:rsidRDefault="008362F5">
            <w:pPr>
              <w:jc w:val="center"/>
              <w:rPr>
                <w:rFonts w:ascii="Calibri" w:hAnsi="Calibri"/>
                <w:color w:val="000000"/>
                <w:sz w:val="22"/>
                <w:szCs w:val="22"/>
              </w:rPr>
            </w:pPr>
            <w:r>
              <w:rPr>
                <w:rFonts w:ascii="Calibri" w:hAnsi="Calibri"/>
                <w:color w:val="000000"/>
                <w:sz w:val="22"/>
                <w:szCs w:val="22"/>
              </w:rPr>
              <w:t>0-4</w:t>
            </w:r>
          </w:p>
        </w:tc>
        <w:tc>
          <w:tcPr>
            <w:tcW w:w="1980" w:type="dxa"/>
          </w:tcPr>
          <w:p w14:paraId="4AA57537" w14:textId="21D672EA" w:rsidR="008362F5" w:rsidRDefault="008362F5" w:rsidP="00CC0BDE">
            <w:pPr>
              <w:jc w:val="center"/>
              <w:rPr>
                <w:rFonts w:ascii="Calibri" w:hAnsi="Calibri"/>
                <w:color w:val="000000"/>
                <w:sz w:val="22"/>
                <w:szCs w:val="22"/>
              </w:rPr>
            </w:pPr>
            <w:r>
              <w:rPr>
                <w:rFonts w:ascii="Calibri" w:hAnsi="Calibri"/>
                <w:color w:val="000000"/>
                <w:sz w:val="22"/>
                <w:szCs w:val="22"/>
              </w:rPr>
              <w:t>80%</w:t>
            </w:r>
          </w:p>
        </w:tc>
      </w:tr>
      <w:tr w:rsidR="008362F5" w:rsidRPr="00937602" w14:paraId="10833DFC" w14:textId="77777777" w:rsidTr="008362F5">
        <w:trPr>
          <w:trHeight w:val="512"/>
        </w:trPr>
        <w:tc>
          <w:tcPr>
            <w:tcW w:w="2213" w:type="dxa"/>
            <w:vMerge/>
            <w:vAlign w:val="center"/>
          </w:tcPr>
          <w:p w14:paraId="6C989BDF" w14:textId="5F540641" w:rsidR="008362F5" w:rsidRDefault="008362F5" w:rsidP="00CC0BDE">
            <w:pPr>
              <w:rPr>
                <w:rFonts w:ascii="Calibri" w:hAnsi="Calibri"/>
                <w:color w:val="000000"/>
                <w:sz w:val="22"/>
                <w:szCs w:val="22"/>
              </w:rPr>
            </w:pPr>
          </w:p>
        </w:tc>
        <w:tc>
          <w:tcPr>
            <w:tcW w:w="1980" w:type="dxa"/>
            <w:vAlign w:val="center"/>
          </w:tcPr>
          <w:p w14:paraId="1F93A368" w14:textId="0F40AE13" w:rsidR="008362F5" w:rsidRDefault="008362F5" w:rsidP="00CC0BDE">
            <w:pPr>
              <w:jc w:val="center"/>
              <w:rPr>
                <w:rFonts w:ascii="Calibri" w:hAnsi="Calibri"/>
                <w:color w:val="000000"/>
                <w:sz w:val="22"/>
                <w:szCs w:val="22"/>
              </w:rPr>
            </w:pPr>
            <w:r>
              <w:rPr>
                <w:rFonts w:ascii="Calibri" w:hAnsi="Calibri"/>
                <w:color w:val="000000"/>
                <w:sz w:val="22"/>
                <w:szCs w:val="22"/>
              </w:rPr>
              <w:t>5-8</w:t>
            </w:r>
          </w:p>
        </w:tc>
        <w:tc>
          <w:tcPr>
            <w:tcW w:w="1980" w:type="dxa"/>
          </w:tcPr>
          <w:p w14:paraId="7DF08DF7" w14:textId="56967CE0" w:rsidR="008362F5" w:rsidRDefault="008362F5" w:rsidP="00CC0BDE">
            <w:pPr>
              <w:jc w:val="center"/>
              <w:rPr>
                <w:rFonts w:ascii="Calibri" w:hAnsi="Calibri"/>
                <w:color w:val="000000"/>
                <w:sz w:val="22"/>
                <w:szCs w:val="22"/>
              </w:rPr>
            </w:pPr>
            <w:r>
              <w:rPr>
                <w:rFonts w:ascii="Calibri" w:hAnsi="Calibri"/>
                <w:color w:val="000000"/>
                <w:sz w:val="22"/>
                <w:szCs w:val="22"/>
              </w:rPr>
              <w:t>20%</w:t>
            </w:r>
          </w:p>
        </w:tc>
      </w:tr>
      <w:tr w:rsidR="008362F5" w:rsidRPr="00BF6FC8" w14:paraId="250F2184" w14:textId="488EA03D" w:rsidTr="008362F5">
        <w:trPr>
          <w:trHeight w:val="503"/>
        </w:trPr>
        <w:tc>
          <w:tcPr>
            <w:tcW w:w="2213" w:type="dxa"/>
            <w:vMerge w:val="restart"/>
            <w:shd w:val="clear" w:color="auto" w:fill="auto"/>
            <w:vAlign w:val="center"/>
          </w:tcPr>
          <w:p w14:paraId="64484343" w14:textId="7C38DD1B"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*SkipHsize</w:t>
            </w:r>
          </w:p>
          <w:p w14:paraId="27A57E41" w14:textId="2A9879F7" w:rsidR="008362F5" w:rsidRDefault="008362F5" w:rsidP="00CC0BDE">
            <w:pPr>
              <w:rPr>
                <w:rFonts w:ascii="Calibri" w:hAnsi="Calibri"/>
                <w:color w:val="000000"/>
                <w:sz w:val="22"/>
                <w:szCs w:val="22"/>
              </w:rPr>
            </w:pPr>
          </w:p>
        </w:tc>
        <w:tc>
          <w:tcPr>
            <w:tcW w:w="1980" w:type="dxa"/>
            <w:shd w:val="clear" w:color="auto" w:fill="auto"/>
            <w:vAlign w:val="center"/>
          </w:tcPr>
          <w:p w14:paraId="71354E70" w14:textId="4A0FF4A5" w:rsidR="008362F5" w:rsidRPr="007866D2" w:rsidRDefault="008362F5" w:rsidP="00CC0BDE">
            <w:pPr>
              <w:jc w:val="center"/>
              <w:rPr>
                <w:rFonts w:ascii="Calibri" w:hAnsi="Calibri"/>
                <w:color w:val="000000"/>
                <w:sz w:val="22"/>
                <w:szCs w:val="22"/>
              </w:rPr>
            </w:pPr>
            <w:r>
              <w:rPr>
                <w:rFonts w:ascii="Calibri" w:hAnsi="Calibri"/>
                <w:color w:val="000000"/>
                <w:sz w:val="22"/>
                <w:szCs w:val="22"/>
              </w:rPr>
              <w:t>0-20</w:t>
            </w:r>
          </w:p>
        </w:tc>
        <w:tc>
          <w:tcPr>
            <w:tcW w:w="1980" w:type="dxa"/>
          </w:tcPr>
          <w:p w14:paraId="22A61529" w14:textId="16FC350F"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rsidRPr="00BF6FC8" w14:paraId="0488878D" w14:textId="77777777" w:rsidTr="008362F5">
        <w:trPr>
          <w:trHeight w:val="503"/>
        </w:trPr>
        <w:tc>
          <w:tcPr>
            <w:tcW w:w="2213" w:type="dxa"/>
            <w:vMerge/>
            <w:shd w:val="clear" w:color="auto" w:fill="auto"/>
            <w:vAlign w:val="center"/>
          </w:tcPr>
          <w:p w14:paraId="62BEF8B0" w14:textId="44AFACFE" w:rsidR="008362F5" w:rsidRDefault="008362F5" w:rsidP="00CC0BDE">
            <w:pPr>
              <w:rPr>
                <w:rFonts w:ascii="Calibri" w:hAnsi="Calibri"/>
                <w:color w:val="000000"/>
                <w:sz w:val="22"/>
                <w:szCs w:val="22"/>
              </w:rPr>
            </w:pPr>
          </w:p>
        </w:tc>
        <w:tc>
          <w:tcPr>
            <w:tcW w:w="1980" w:type="dxa"/>
            <w:shd w:val="clear" w:color="auto" w:fill="auto"/>
            <w:vAlign w:val="center"/>
          </w:tcPr>
          <w:p w14:paraId="23910EFF" w14:textId="0449EFBF" w:rsidR="008362F5" w:rsidRDefault="008362F5" w:rsidP="00BC1775">
            <w:pPr>
              <w:jc w:val="center"/>
              <w:rPr>
                <w:rFonts w:ascii="Calibri" w:hAnsi="Calibri"/>
                <w:color w:val="000000"/>
                <w:sz w:val="22"/>
                <w:szCs w:val="22"/>
              </w:rPr>
              <w:pPrChange w:id="82" w:author="Zabatani, Aviad" w:date="2016-12-27T13:08:00Z">
                <w:pPr>
                  <w:jc w:val="center"/>
                </w:pPr>
              </w:pPrChange>
            </w:pPr>
            <w:r>
              <w:rPr>
                <w:rFonts w:ascii="Calibri" w:hAnsi="Calibri"/>
                <w:color w:val="000000"/>
                <w:sz w:val="22"/>
                <w:szCs w:val="22"/>
              </w:rPr>
              <w:t>21-</w:t>
            </w:r>
            <w:del w:id="83" w:author="Zabatani, Aviad" w:date="2016-12-27T13:08:00Z">
              <w:r w:rsidDel="00BC1775">
                <w:rPr>
                  <w:rFonts w:ascii="Calibri" w:hAnsi="Calibri"/>
                  <w:color w:val="000000"/>
                  <w:sz w:val="22"/>
                  <w:szCs w:val="22"/>
                </w:rPr>
                <w:delText>80</w:delText>
              </w:r>
            </w:del>
            <w:ins w:id="84" w:author="Zabatani, Aviad" w:date="2016-12-27T13:08:00Z">
              <w:r w:rsidR="00BC1775">
                <w:rPr>
                  <w:rFonts w:ascii="Calibri" w:hAnsi="Calibri"/>
                  <w:color w:val="000000"/>
                  <w:sz w:val="22"/>
                  <w:szCs w:val="22"/>
                </w:rPr>
                <w:t>1920</w:t>
              </w:r>
            </w:ins>
          </w:p>
        </w:tc>
        <w:tc>
          <w:tcPr>
            <w:tcW w:w="1980" w:type="dxa"/>
          </w:tcPr>
          <w:p w14:paraId="0EF91432" w14:textId="72DBDCF9"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rsidRPr="00BF6FC8" w14:paraId="347D17BB" w14:textId="588686EE" w:rsidTr="008362F5">
        <w:trPr>
          <w:trHeight w:val="503"/>
        </w:trPr>
        <w:tc>
          <w:tcPr>
            <w:tcW w:w="2213" w:type="dxa"/>
            <w:vMerge w:val="restart"/>
            <w:shd w:val="clear" w:color="auto" w:fill="auto"/>
            <w:vAlign w:val="center"/>
          </w:tcPr>
          <w:p w14:paraId="10806E8F" w14:textId="2C875E74"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*SkipVsize</w:t>
            </w:r>
          </w:p>
          <w:p w14:paraId="50857E1F" w14:textId="31FB65C6" w:rsidR="008362F5" w:rsidRDefault="008362F5" w:rsidP="00CC0BDE">
            <w:pPr>
              <w:rPr>
                <w:rFonts w:ascii="Calibri" w:hAnsi="Calibri"/>
                <w:color w:val="000000"/>
                <w:sz w:val="22"/>
                <w:szCs w:val="22"/>
              </w:rPr>
            </w:pPr>
          </w:p>
        </w:tc>
        <w:tc>
          <w:tcPr>
            <w:tcW w:w="1980" w:type="dxa"/>
            <w:shd w:val="clear" w:color="auto" w:fill="auto"/>
            <w:vAlign w:val="center"/>
          </w:tcPr>
          <w:p w14:paraId="1D3FD28C" w14:textId="058D3BB9" w:rsidR="008362F5" w:rsidRPr="007866D2" w:rsidRDefault="008362F5" w:rsidP="00CC0BDE">
            <w:pPr>
              <w:jc w:val="center"/>
              <w:rPr>
                <w:rFonts w:ascii="Calibri" w:hAnsi="Calibri"/>
                <w:color w:val="000000"/>
                <w:sz w:val="22"/>
                <w:szCs w:val="22"/>
              </w:rPr>
            </w:pPr>
            <w:r>
              <w:rPr>
                <w:rFonts w:ascii="Calibri" w:hAnsi="Calibri"/>
                <w:color w:val="000000"/>
                <w:sz w:val="22"/>
                <w:szCs w:val="22"/>
              </w:rPr>
              <w:t>0-20</w:t>
            </w:r>
          </w:p>
        </w:tc>
        <w:tc>
          <w:tcPr>
            <w:tcW w:w="1980" w:type="dxa"/>
          </w:tcPr>
          <w:p w14:paraId="3BF34BC7" w14:textId="1638DF82"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rsidRPr="00BF6FC8" w14:paraId="3A2BA724" w14:textId="77777777" w:rsidTr="008362F5">
        <w:trPr>
          <w:trHeight w:val="503"/>
        </w:trPr>
        <w:tc>
          <w:tcPr>
            <w:tcW w:w="2213" w:type="dxa"/>
            <w:vMerge/>
            <w:shd w:val="clear" w:color="auto" w:fill="auto"/>
            <w:vAlign w:val="center"/>
          </w:tcPr>
          <w:p w14:paraId="64BDA7B2" w14:textId="146F895C" w:rsidR="008362F5" w:rsidRDefault="008362F5" w:rsidP="00CC0BDE">
            <w:pPr>
              <w:rPr>
                <w:rFonts w:ascii="Calibri" w:hAnsi="Calibri"/>
                <w:color w:val="000000"/>
                <w:sz w:val="22"/>
                <w:szCs w:val="22"/>
              </w:rPr>
            </w:pPr>
          </w:p>
        </w:tc>
        <w:tc>
          <w:tcPr>
            <w:tcW w:w="1980" w:type="dxa"/>
            <w:shd w:val="clear" w:color="auto" w:fill="auto"/>
            <w:vAlign w:val="center"/>
          </w:tcPr>
          <w:p w14:paraId="671E96C5" w14:textId="465BDF3D" w:rsidR="008362F5" w:rsidRDefault="00BC1775" w:rsidP="00CC0BDE">
            <w:pPr>
              <w:jc w:val="center"/>
              <w:rPr>
                <w:rFonts w:ascii="Calibri" w:hAnsi="Calibri"/>
                <w:color w:val="000000"/>
                <w:sz w:val="22"/>
                <w:szCs w:val="22"/>
              </w:rPr>
            </w:pPr>
            <w:ins w:id="85" w:author="Zabatani, Aviad" w:date="2016-12-27T13:08:00Z">
              <w:r>
                <w:rPr>
                  <w:rFonts w:ascii="Calibri" w:hAnsi="Calibri"/>
                  <w:color w:val="000000"/>
                  <w:sz w:val="22"/>
                  <w:szCs w:val="22"/>
                </w:rPr>
                <w:t>21-1920</w:t>
              </w:r>
            </w:ins>
            <w:del w:id="86" w:author="Zabatani, Aviad" w:date="2016-12-27T13:08:00Z">
              <w:r w:rsidR="008362F5" w:rsidDel="00BC1775">
                <w:rPr>
                  <w:rFonts w:ascii="Calibri" w:hAnsi="Calibri"/>
                  <w:color w:val="000000"/>
                  <w:sz w:val="22"/>
                  <w:szCs w:val="22"/>
                </w:rPr>
                <w:delText>21-80</w:delText>
              </w:r>
            </w:del>
          </w:p>
        </w:tc>
        <w:tc>
          <w:tcPr>
            <w:tcW w:w="1980" w:type="dxa"/>
          </w:tcPr>
          <w:p w14:paraId="1B8AE2CE" w14:textId="2AFB3680"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5571A95C" w14:textId="7FAED9AC" w:rsidTr="008362F5">
        <w:trPr>
          <w:trHeight w:val="512"/>
        </w:trPr>
        <w:tc>
          <w:tcPr>
            <w:tcW w:w="2213" w:type="dxa"/>
            <w:vMerge w:val="restart"/>
            <w:vAlign w:val="center"/>
          </w:tcPr>
          <w:p w14:paraId="005C07DC" w14:textId="603F558A"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*NormMult</w:t>
            </w:r>
          </w:p>
          <w:p w14:paraId="3E0436BA" w14:textId="36BD31FF" w:rsidR="008362F5" w:rsidRDefault="008362F5" w:rsidP="00CC0BDE">
            <w:pPr>
              <w:rPr>
                <w:rFonts w:ascii="Calibri" w:hAnsi="Calibri"/>
                <w:color w:val="000000"/>
                <w:sz w:val="22"/>
                <w:szCs w:val="22"/>
              </w:rPr>
            </w:pPr>
          </w:p>
        </w:tc>
        <w:tc>
          <w:tcPr>
            <w:tcW w:w="1980" w:type="dxa"/>
            <w:vAlign w:val="center"/>
          </w:tcPr>
          <w:p w14:paraId="5B40866B" w14:textId="3ECA65A1" w:rsidR="008362F5" w:rsidRPr="007866D2" w:rsidRDefault="008362F5" w:rsidP="00CC0BDE">
            <w:pPr>
              <w:jc w:val="center"/>
              <w:rPr>
                <w:rFonts w:ascii="Calibri" w:hAnsi="Calibri"/>
                <w:color w:val="000000"/>
                <w:sz w:val="22"/>
                <w:szCs w:val="22"/>
              </w:rPr>
            </w:pPr>
            <w:r>
              <w:rPr>
                <w:rFonts w:ascii="Calibri" w:hAnsi="Calibri"/>
                <w:color w:val="000000"/>
                <w:sz w:val="22"/>
                <w:szCs w:val="22"/>
              </w:rPr>
              <w:t>0-32</w:t>
            </w:r>
          </w:p>
        </w:tc>
        <w:tc>
          <w:tcPr>
            <w:tcW w:w="1980" w:type="dxa"/>
          </w:tcPr>
          <w:p w14:paraId="71E18727" w14:textId="08AC1F32" w:rsidR="008362F5" w:rsidRPr="007866D2" w:rsidRDefault="008362F5" w:rsidP="00CC0BDE">
            <w:pPr>
              <w:jc w:val="center"/>
              <w:rPr>
                <w:rFonts w:ascii="Calibri" w:hAnsi="Calibri"/>
                <w:color w:val="000000"/>
                <w:sz w:val="22"/>
                <w:szCs w:val="22"/>
              </w:rPr>
            </w:pPr>
            <w:r>
              <w:rPr>
                <w:rFonts w:ascii="Calibri" w:hAnsi="Calibri"/>
                <w:color w:val="000000"/>
                <w:sz w:val="22"/>
                <w:szCs w:val="22"/>
              </w:rPr>
              <w:t>25%</w:t>
            </w:r>
          </w:p>
        </w:tc>
      </w:tr>
      <w:tr w:rsidR="008362F5" w14:paraId="6A39A54F" w14:textId="77777777" w:rsidTr="008362F5">
        <w:trPr>
          <w:trHeight w:val="512"/>
        </w:trPr>
        <w:tc>
          <w:tcPr>
            <w:tcW w:w="2213" w:type="dxa"/>
            <w:vMerge/>
            <w:vAlign w:val="center"/>
          </w:tcPr>
          <w:p w14:paraId="791EAE4F" w14:textId="649743CE" w:rsidR="008362F5" w:rsidRDefault="008362F5" w:rsidP="00CC0BDE">
            <w:pPr>
              <w:rPr>
                <w:rFonts w:ascii="Calibri" w:hAnsi="Calibri"/>
                <w:color w:val="000000"/>
                <w:sz w:val="22"/>
                <w:szCs w:val="22"/>
              </w:rPr>
            </w:pPr>
          </w:p>
        </w:tc>
        <w:tc>
          <w:tcPr>
            <w:tcW w:w="1980" w:type="dxa"/>
            <w:vAlign w:val="center"/>
          </w:tcPr>
          <w:p w14:paraId="30E8B204" w14:textId="4E356833" w:rsidR="008362F5" w:rsidRPr="007866D2" w:rsidRDefault="008362F5" w:rsidP="00CC0BDE">
            <w:pPr>
              <w:jc w:val="center"/>
              <w:rPr>
                <w:rFonts w:ascii="Calibri" w:hAnsi="Calibri"/>
                <w:color w:val="000000"/>
                <w:sz w:val="22"/>
                <w:szCs w:val="22"/>
              </w:rPr>
            </w:pPr>
            <w:r>
              <w:rPr>
                <w:rFonts w:ascii="Calibri" w:hAnsi="Calibri"/>
                <w:color w:val="000000"/>
                <w:sz w:val="22"/>
                <w:szCs w:val="22"/>
              </w:rPr>
              <w:t>33-1023</w:t>
            </w:r>
          </w:p>
        </w:tc>
        <w:tc>
          <w:tcPr>
            <w:tcW w:w="1980" w:type="dxa"/>
          </w:tcPr>
          <w:p w14:paraId="6A0202FD" w14:textId="71EB5EB7" w:rsidR="008362F5" w:rsidRPr="007866D2" w:rsidRDefault="008362F5" w:rsidP="00CC0BDE">
            <w:pPr>
              <w:jc w:val="center"/>
              <w:rPr>
                <w:rFonts w:ascii="Calibri" w:hAnsi="Calibri"/>
                <w:color w:val="000000"/>
                <w:sz w:val="22"/>
                <w:szCs w:val="22"/>
              </w:rPr>
            </w:pPr>
            <w:r>
              <w:rPr>
                <w:rFonts w:ascii="Calibri" w:hAnsi="Calibri"/>
                <w:color w:val="000000"/>
                <w:sz w:val="22"/>
                <w:szCs w:val="22"/>
              </w:rPr>
              <w:t>75%</w:t>
            </w:r>
          </w:p>
        </w:tc>
      </w:tr>
      <w:tr w:rsidR="008362F5" w14:paraId="31297522" w14:textId="740AE41E" w:rsidTr="008362F5">
        <w:trPr>
          <w:trHeight w:val="512"/>
        </w:trPr>
        <w:tc>
          <w:tcPr>
            <w:tcW w:w="2213" w:type="dxa"/>
            <w:vMerge w:val="restart"/>
            <w:vAlign w:val="center"/>
          </w:tcPr>
          <w:p w14:paraId="23073115" w14:textId="78C18152"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*LinearReference</w:t>
            </w:r>
          </w:p>
          <w:p w14:paraId="047B1D3F" w14:textId="473E7746" w:rsidR="008362F5" w:rsidRDefault="008362F5" w:rsidP="00CC0BDE">
            <w:pPr>
              <w:rPr>
                <w:rFonts w:ascii="Calibri" w:hAnsi="Calibri"/>
                <w:color w:val="000000"/>
                <w:sz w:val="22"/>
                <w:szCs w:val="22"/>
              </w:rPr>
            </w:pPr>
          </w:p>
        </w:tc>
        <w:tc>
          <w:tcPr>
            <w:tcW w:w="1980" w:type="dxa"/>
            <w:vAlign w:val="center"/>
          </w:tcPr>
          <w:p w14:paraId="7AE4A8B7" w14:textId="05A908A0" w:rsidR="008362F5" w:rsidRPr="007866D2" w:rsidRDefault="008362F5" w:rsidP="00CC0BDE">
            <w:pPr>
              <w:jc w:val="center"/>
              <w:rPr>
                <w:rFonts w:ascii="Calibri" w:hAnsi="Calibri"/>
                <w:color w:val="000000"/>
                <w:sz w:val="22"/>
                <w:szCs w:val="22"/>
              </w:rPr>
            </w:pPr>
            <w:r>
              <w:rPr>
                <w:rFonts w:ascii="Calibri" w:hAnsi="Calibri"/>
                <w:color w:val="000000"/>
                <w:sz w:val="22"/>
                <w:szCs w:val="22"/>
              </w:rPr>
              <w:t>0</w:t>
            </w:r>
          </w:p>
        </w:tc>
        <w:tc>
          <w:tcPr>
            <w:tcW w:w="1980" w:type="dxa"/>
          </w:tcPr>
          <w:p w14:paraId="60DE43F7" w14:textId="6F7D7FAE"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4413FA0B" w14:textId="77777777" w:rsidTr="008362F5">
        <w:trPr>
          <w:trHeight w:val="512"/>
        </w:trPr>
        <w:tc>
          <w:tcPr>
            <w:tcW w:w="2213" w:type="dxa"/>
            <w:vMerge/>
            <w:vAlign w:val="center"/>
          </w:tcPr>
          <w:p w14:paraId="00714B0F" w14:textId="1FEBE2DF" w:rsidR="008362F5" w:rsidRDefault="008362F5" w:rsidP="00CC0BDE">
            <w:pPr>
              <w:rPr>
                <w:rFonts w:ascii="Calibri" w:hAnsi="Calibri"/>
                <w:color w:val="000000"/>
                <w:sz w:val="22"/>
                <w:szCs w:val="22"/>
              </w:rPr>
            </w:pPr>
          </w:p>
        </w:tc>
        <w:tc>
          <w:tcPr>
            <w:tcW w:w="1980" w:type="dxa"/>
            <w:vAlign w:val="center"/>
          </w:tcPr>
          <w:p w14:paraId="7B7646AF" w14:textId="1529F502" w:rsidR="008362F5" w:rsidRPr="007866D2"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03829828" w14:textId="3C9821E2"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657B613E" w14:textId="49E23851" w:rsidTr="008362F5">
        <w:trPr>
          <w:trHeight w:val="512"/>
        </w:trPr>
        <w:tc>
          <w:tcPr>
            <w:tcW w:w="2213" w:type="dxa"/>
            <w:vMerge w:val="restart"/>
            <w:vAlign w:val="center"/>
          </w:tcPr>
          <w:p w14:paraId="616875EA" w14:textId="328B2019" w:rsidR="008362F5" w:rsidRDefault="002A4C0D" w:rsidP="00CC0BDE">
            <w:pPr>
              <w:rPr>
                <w:rFonts w:ascii="Calibri" w:hAnsi="Calibri"/>
                <w:color w:val="000000"/>
                <w:sz w:val="22"/>
                <w:szCs w:val="22"/>
              </w:rPr>
            </w:pPr>
            <w:r>
              <w:rPr>
                <w:rFonts w:ascii="Calibri" w:hAnsi="Calibri"/>
                <w:color w:val="000000"/>
                <w:sz w:val="22"/>
                <w:szCs w:val="22"/>
              </w:rPr>
              <w:lastRenderedPageBreak/>
              <w:t>STATstt</w:t>
            </w:r>
            <w:r w:rsidDel="002A4C0D">
              <w:rPr>
                <w:rFonts w:ascii="Calibri" w:hAnsi="Calibri"/>
                <w:color w:val="000000"/>
                <w:sz w:val="22"/>
                <w:szCs w:val="22"/>
              </w:rPr>
              <w:t xml:space="preserve"> </w:t>
            </w:r>
            <w:r w:rsidR="008362F5">
              <w:rPr>
                <w:rFonts w:ascii="Calibri" w:hAnsi="Calibri"/>
                <w:color w:val="000000"/>
                <w:sz w:val="22"/>
                <w:szCs w:val="22"/>
              </w:rPr>
              <w:t>*LowThrPxlNum</w:t>
            </w:r>
          </w:p>
          <w:p w14:paraId="13FB07AC" w14:textId="77777777" w:rsidR="008362F5" w:rsidRDefault="008362F5" w:rsidP="00CC0BDE">
            <w:pPr>
              <w:rPr>
                <w:rFonts w:ascii="Calibri" w:hAnsi="Calibri"/>
                <w:color w:val="000000"/>
                <w:sz w:val="22"/>
                <w:szCs w:val="22"/>
              </w:rPr>
            </w:pPr>
          </w:p>
          <w:p w14:paraId="1E7F6E8C" w14:textId="20621BF7" w:rsidR="008362F5" w:rsidRDefault="008362F5" w:rsidP="00CC0BDE">
            <w:pPr>
              <w:rPr>
                <w:rFonts w:ascii="Calibri" w:hAnsi="Calibri"/>
                <w:color w:val="000000"/>
                <w:sz w:val="22"/>
                <w:szCs w:val="22"/>
              </w:rPr>
            </w:pPr>
          </w:p>
        </w:tc>
        <w:tc>
          <w:tcPr>
            <w:tcW w:w="1980" w:type="dxa"/>
            <w:vAlign w:val="center"/>
          </w:tcPr>
          <w:p w14:paraId="4965E7D3" w14:textId="109EEBD0" w:rsidR="008362F5" w:rsidRPr="007866D2" w:rsidRDefault="008362F5">
            <w:pPr>
              <w:jc w:val="center"/>
              <w:rPr>
                <w:rFonts w:ascii="Calibri" w:hAnsi="Calibri"/>
                <w:color w:val="000000"/>
                <w:sz w:val="22"/>
                <w:szCs w:val="22"/>
              </w:rPr>
            </w:pPr>
            <w:r>
              <w:rPr>
                <w:rFonts w:ascii="Calibri" w:hAnsi="Calibri"/>
                <w:color w:val="000000"/>
                <w:sz w:val="22"/>
                <w:szCs w:val="22"/>
              </w:rPr>
              <w:t>0-19</w:t>
            </w:r>
          </w:p>
        </w:tc>
        <w:tc>
          <w:tcPr>
            <w:tcW w:w="1980" w:type="dxa"/>
          </w:tcPr>
          <w:p w14:paraId="06975040" w14:textId="3F9BDD8B" w:rsidR="008362F5" w:rsidRPr="007866D2" w:rsidRDefault="008362F5" w:rsidP="00CC0BDE">
            <w:pPr>
              <w:jc w:val="center"/>
              <w:rPr>
                <w:rFonts w:ascii="Calibri" w:hAnsi="Calibri"/>
                <w:color w:val="000000"/>
                <w:sz w:val="22"/>
                <w:szCs w:val="22"/>
              </w:rPr>
            </w:pPr>
            <w:r>
              <w:rPr>
                <w:rFonts w:ascii="Calibri" w:hAnsi="Calibri"/>
                <w:color w:val="000000"/>
                <w:sz w:val="22"/>
                <w:szCs w:val="22"/>
              </w:rPr>
              <w:t>25%</w:t>
            </w:r>
          </w:p>
        </w:tc>
      </w:tr>
      <w:tr w:rsidR="008362F5" w14:paraId="70CDFAC5" w14:textId="77777777" w:rsidTr="008362F5">
        <w:trPr>
          <w:trHeight w:val="512"/>
        </w:trPr>
        <w:tc>
          <w:tcPr>
            <w:tcW w:w="2213" w:type="dxa"/>
            <w:vMerge/>
            <w:vAlign w:val="center"/>
          </w:tcPr>
          <w:p w14:paraId="21D15588" w14:textId="4BAA0946" w:rsidR="008362F5" w:rsidRDefault="008362F5" w:rsidP="00CC0BDE">
            <w:pPr>
              <w:rPr>
                <w:rFonts w:ascii="Calibri" w:hAnsi="Calibri"/>
                <w:color w:val="000000"/>
                <w:sz w:val="22"/>
                <w:szCs w:val="22"/>
              </w:rPr>
            </w:pPr>
          </w:p>
        </w:tc>
        <w:tc>
          <w:tcPr>
            <w:tcW w:w="1980" w:type="dxa"/>
            <w:vAlign w:val="center"/>
          </w:tcPr>
          <w:p w14:paraId="28F52B69" w14:textId="33BC7B7C" w:rsidR="008362F5" w:rsidRPr="007866D2" w:rsidRDefault="008362F5" w:rsidP="00CC0BDE">
            <w:pPr>
              <w:jc w:val="center"/>
              <w:rPr>
                <w:rFonts w:ascii="Calibri" w:hAnsi="Calibri"/>
                <w:color w:val="000000"/>
                <w:sz w:val="22"/>
                <w:szCs w:val="22"/>
              </w:rPr>
            </w:pPr>
            <w:r>
              <w:rPr>
                <w:rFonts w:ascii="Calibri" w:hAnsi="Calibri"/>
                <w:color w:val="000000"/>
                <w:sz w:val="22"/>
                <w:szCs w:val="22"/>
              </w:rPr>
              <w:t>20</w:t>
            </w:r>
          </w:p>
        </w:tc>
        <w:tc>
          <w:tcPr>
            <w:tcW w:w="1980" w:type="dxa"/>
          </w:tcPr>
          <w:p w14:paraId="608F3415" w14:textId="60DA2261" w:rsidR="008362F5" w:rsidRPr="007866D2" w:rsidRDefault="008362F5" w:rsidP="00CC0BDE">
            <w:pPr>
              <w:jc w:val="center"/>
              <w:rPr>
                <w:rFonts w:ascii="Calibri" w:hAnsi="Calibri"/>
                <w:color w:val="000000"/>
                <w:sz w:val="22"/>
                <w:szCs w:val="22"/>
              </w:rPr>
            </w:pPr>
            <w:r>
              <w:rPr>
                <w:rFonts w:ascii="Calibri" w:hAnsi="Calibri"/>
                <w:color w:val="000000"/>
                <w:sz w:val="22"/>
                <w:szCs w:val="22"/>
              </w:rPr>
              <w:t>25%</w:t>
            </w:r>
          </w:p>
        </w:tc>
      </w:tr>
      <w:tr w:rsidR="008362F5" w14:paraId="07B10B4E" w14:textId="77777777" w:rsidTr="008362F5">
        <w:trPr>
          <w:trHeight w:val="512"/>
        </w:trPr>
        <w:tc>
          <w:tcPr>
            <w:tcW w:w="2213" w:type="dxa"/>
            <w:vMerge/>
            <w:vAlign w:val="center"/>
          </w:tcPr>
          <w:p w14:paraId="516D128F" w14:textId="62DE811C" w:rsidR="008362F5" w:rsidRDefault="008362F5" w:rsidP="00CC0BDE">
            <w:pPr>
              <w:rPr>
                <w:rFonts w:ascii="Calibri" w:hAnsi="Calibri"/>
                <w:color w:val="000000"/>
                <w:sz w:val="22"/>
                <w:szCs w:val="22"/>
              </w:rPr>
            </w:pPr>
          </w:p>
        </w:tc>
        <w:tc>
          <w:tcPr>
            <w:tcW w:w="1980" w:type="dxa"/>
            <w:vAlign w:val="center"/>
          </w:tcPr>
          <w:p w14:paraId="7E81C519" w14:textId="2B65D761" w:rsidR="008362F5" w:rsidRPr="007866D2" w:rsidRDefault="008362F5" w:rsidP="00CC0BDE">
            <w:pPr>
              <w:jc w:val="center"/>
              <w:rPr>
                <w:rFonts w:ascii="Calibri" w:hAnsi="Calibri"/>
                <w:color w:val="000000"/>
                <w:sz w:val="22"/>
                <w:szCs w:val="22"/>
              </w:rPr>
            </w:pPr>
            <w:r>
              <w:rPr>
                <w:rFonts w:ascii="Calibri" w:hAnsi="Calibri"/>
                <w:color w:val="000000"/>
                <w:sz w:val="22"/>
                <w:szCs w:val="22"/>
              </w:rPr>
              <w:t>21-63</w:t>
            </w:r>
          </w:p>
        </w:tc>
        <w:tc>
          <w:tcPr>
            <w:tcW w:w="1980" w:type="dxa"/>
          </w:tcPr>
          <w:p w14:paraId="537341D3" w14:textId="7F3FF527"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01BD9AEC" w14:textId="75EE4C09" w:rsidTr="008362F5">
        <w:trPr>
          <w:trHeight w:val="512"/>
        </w:trPr>
        <w:tc>
          <w:tcPr>
            <w:tcW w:w="2213" w:type="dxa"/>
            <w:vMerge w:val="restart"/>
            <w:vAlign w:val="center"/>
          </w:tcPr>
          <w:p w14:paraId="38212F80" w14:textId="1E5B3BEC"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*InvCntBypass</w:t>
            </w:r>
          </w:p>
          <w:p w14:paraId="494E6E53" w14:textId="379BEB94" w:rsidR="008362F5" w:rsidRDefault="008362F5" w:rsidP="00CC0BDE">
            <w:pPr>
              <w:rPr>
                <w:rFonts w:ascii="Calibri" w:hAnsi="Calibri"/>
                <w:color w:val="000000"/>
                <w:sz w:val="22"/>
                <w:szCs w:val="22"/>
              </w:rPr>
            </w:pPr>
          </w:p>
        </w:tc>
        <w:tc>
          <w:tcPr>
            <w:tcW w:w="1980" w:type="dxa"/>
            <w:vAlign w:val="center"/>
          </w:tcPr>
          <w:p w14:paraId="0F4FC177" w14:textId="71A273EE" w:rsidR="008362F5" w:rsidRPr="007866D2" w:rsidRDefault="008362F5" w:rsidP="00CC0BDE">
            <w:pPr>
              <w:jc w:val="center"/>
              <w:rPr>
                <w:rFonts w:ascii="Calibri" w:hAnsi="Calibri"/>
                <w:color w:val="000000"/>
                <w:sz w:val="22"/>
                <w:szCs w:val="22"/>
              </w:rPr>
            </w:pPr>
            <w:r>
              <w:rPr>
                <w:rFonts w:ascii="Calibri" w:hAnsi="Calibri"/>
                <w:color w:val="000000"/>
                <w:sz w:val="22"/>
                <w:szCs w:val="22"/>
              </w:rPr>
              <w:t>0</w:t>
            </w:r>
          </w:p>
        </w:tc>
        <w:tc>
          <w:tcPr>
            <w:tcW w:w="1980" w:type="dxa"/>
          </w:tcPr>
          <w:p w14:paraId="51E7FC97" w14:textId="12E197C1"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372ACB9A" w14:textId="77777777" w:rsidTr="008362F5">
        <w:trPr>
          <w:trHeight w:val="512"/>
        </w:trPr>
        <w:tc>
          <w:tcPr>
            <w:tcW w:w="2213" w:type="dxa"/>
            <w:vMerge/>
            <w:vAlign w:val="center"/>
          </w:tcPr>
          <w:p w14:paraId="321B114A" w14:textId="2F2E2A65" w:rsidR="008362F5" w:rsidRDefault="008362F5" w:rsidP="00CC0BDE">
            <w:pPr>
              <w:rPr>
                <w:rFonts w:ascii="Calibri" w:hAnsi="Calibri"/>
                <w:color w:val="000000"/>
                <w:sz w:val="22"/>
                <w:szCs w:val="22"/>
              </w:rPr>
            </w:pPr>
          </w:p>
        </w:tc>
        <w:tc>
          <w:tcPr>
            <w:tcW w:w="1980" w:type="dxa"/>
            <w:vAlign w:val="center"/>
          </w:tcPr>
          <w:p w14:paraId="093210EB" w14:textId="001CAADC" w:rsidR="008362F5" w:rsidRPr="007866D2"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60BFBFB7" w14:textId="7387915D"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79DC5EED" w14:textId="4BD2087E" w:rsidTr="008362F5">
        <w:trPr>
          <w:trHeight w:val="512"/>
        </w:trPr>
        <w:tc>
          <w:tcPr>
            <w:tcW w:w="2213" w:type="dxa"/>
            <w:vMerge w:val="restart"/>
            <w:vAlign w:val="center"/>
          </w:tcPr>
          <w:p w14:paraId="729CBAE3" w14:textId="2D16823C"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*InvalOrPxl</w:t>
            </w:r>
          </w:p>
          <w:p w14:paraId="61ECF50C" w14:textId="3DC65229" w:rsidR="008362F5" w:rsidRDefault="008362F5" w:rsidP="00CC0BDE">
            <w:pPr>
              <w:rPr>
                <w:rFonts w:ascii="Calibri" w:hAnsi="Calibri"/>
                <w:color w:val="000000"/>
                <w:sz w:val="22"/>
                <w:szCs w:val="22"/>
              </w:rPr>
            </w:pPr>
          </w:p>
        </w:tc>
        <w:tc>
          <w:tcPr>
            <w:tcW w:w="1980" w:type="dxa"/>
            <w:vAlign w:val="center"/>
          </w:tcPr>
          <w:p w14:paraId="5A90A37A" w14:textId="6B42C3E1" w:rsidR="008362F5" w:rsidRPr="007866D2" w:rsidRDefault="008362F5" w:rsidP="00CC0BDE">
            <w:pPr>
              <w:jc w:val="center"/>
              <w:rPr>
                <w:rFonts w:ascii="Calibri" w:hAnsi="Calibri"/>
                <w:color w:val="000000"/>
                <w:sz w:val="22"/>
                <w:szCs w:val="22"/>
              </w:rPr>
            </w:pPr>
            <w:r>
              <w:rPr>
                <w:rFonts w:ascii="Calibri" w:hAnsi="Calibri"/>
                <w:color w:val="000000"/>
                <w:sz w:val="22"/>
                <w:szCs w:val="22"/>
              </w:rPr>
              <w:t>0</w:t>
            </w:r>
          </w:p>
        </w:tc>
        <w:tc>
          <w:tcPr>
            <w:tcW w:w="1980" w:type="dxa"/>
          </w:tcPr>
          <w:p w14:paraId="539CA93B" w14:textId="05F9C085"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2745F3A9" w14:textId="77777777" w:rsidTr="008362F5">
        <w:trPr>
          <w:trHeight w:val="512"/>
        </w:trPr>
        <w:tc>
          <w:tcPr>
            <w:tcW w:w="2213" w:type="dxa"/>
            <w:vMerge/>
            <w:vAlign w:val="center"/>
          </w:tcPr>
          <w:p w14:paraId="45AD9D78" w14:textId="4DADB659" w:rsidR="008362F5" w:rsidRDefault="008362F5" w:rsidP="00CC0BDE">
            <w:pPr>
              <w:rPr>
                <w:rFonts w:ascii="Calibri" w:hAnsi="Calibri"/>
                <w:color w:val="000000"/>
                <w:sz w:val="22"/>
                <w:szCs w:val="22"/>
              </w:rPr>
            </w:pPr>
          </w:p>
        </w:tc>
        <w:tc>
          <w:tcPr>
            <w:tcW w:w="1980" w:type="dxa"/>
            <w:vAlign w:val="center"/>
          </w:tcPr>
          <w:p w14:paraId="1E8CADDB" w14:textId="505DB108" w:rsidR="008362F5" w:rsidRPr="007866D2"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15F65C77" w14:textId="595B5CEC"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24F4B083" w14:textId="3C152602" w:rsidTr="008362F5">
        <w:trPr>
          <w:trHeight w:val="719"/>
        </w:trPr>
        <w:tc>
          <w:tcPr>
            <w:tcW w:w="2213" w:type="dxa"/>
            <w:vMerge w:val="restart"/>
            <w:vAlign w:val="center"/>
          </w:tcPr>
          <w:p w14:paraId="48709577" w14:textId="538F05CC"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*LowerThr</w:t>
            </w:r>
          </w:p>
          <w:p w14:paraId="30B233C8" w14:textId="77777777" w:rsidR="008362F5" w:rsidRDefault="008362F5" w:rsidP="00CC0BDE">
            <w:pPr>
              <w:rPr>
                <w:rFonts w:ascii="Calibri" w:hAnsi="Calibri"/>
                <w:color w:val="000000"/>
                <w:sz w:val="22"/>
                <w:szCs w:val="22"/>
              </w:rPr>
            </w:pPr>
          </w:p>
          <w:p w14:paraId="3F795E71" w14:textId="77777777" w:rsidR="008362F5" w:rsidRDefault="008362F5" w:rsidP="00CC0BDE">
            <w:pPr>
              <w:rPr>
                <w:rFonts w:ascii="Calibri" w:hAnsi="Calibri"/>
                <w:color w:val="000000"/>
                <w:sz w:val="22"/>
                <w:szCs w:val="22"/>
              </w:rPr>
            </w:pPr>
          </w:p>
          <w:p w14:paraId="2E28E646" w14:textId="77777777" w:rsidR="008362F5" w:rsidRDefault="008362F5" w:rsidP="00CC0BDE">
            <w:pPr>
              <w:rPr>
                <w:rFonts w:ascii="Calibri" w:hAnsi="Calibri"/>
                <w:color w:val="000000"/>
                <w:sz w:val="22"/>
                <w:szCs w:val="22"/>
              </w:rPr>
            </w:pPr>
          </w:p>
          <w:p w14:paraId="1632A19C" w14:textId="7216E15F" w:rsidR="008362F5" w:rsidRDefault="008362F5" w:rsidP="00CC0BDE">
            <w:pPr>
              <w:rPr>
                <w:rFonts w:ascii="Calibri" w:hAnsi="Calibri"/>
                <w:color w:val="000000"/>
                <w:sz w:val="22"/>
                <w:szCs w:val="22"/>
              </w:rPr>
            </w:pPr>
          </w:p>
        </w:tc>
        <w:tc>
          <w:tcPr>
            <w:tcW w:w="1980" w:type="dxa"/>
            <w:vMerge w:val="restart"/>
            <w:vAlign w:val="center"/>
          </w:tcPr>
          <w:p w14:paraId="2293CE7C" w14:textId="65691D51" w:rsidR="008362F5" w:rsidRDefault="008362F5" w:rsidP="00CC0BDE">
            <w:pPr>
              <w:jc w:val="center"/>
              <w:rPr>
                <w:rFonts w:ascii="Calibri" w:hAnsi="Calibri"/>
                <w:color w:val="000000"/>
                <w:sz w:val="22"/>
                <w:szCs w:val="22"/>
              </w:rPr>
            </w:pPr>
            <w:r>
              <w:rPr>
                <w:rFonts w:ascii="Calibri" w:hAnsi="Calibri"/>
                <w:color w:val="000000"/>
                <w:sz w:val="22"/>
                <w:szCs w:val="22"/>
              </w:rPr>
              <w:t>0 – 300</w:t>
            </w:r>
          </w:p>
          <w:p w14:paraId="4CC10BF6" w14:textId="1CE9D6CB" w:rsidR="008362F5" w:rsidRDefault="008362F5" w:rsidP="00CC0BDE">
            <w:pPr>
              <w:jc w:val="center"/>
              <w:rPr>
                <w:rFonts w:ascii="Calibri" w:hAnsi="Calibri"/>
                <w:color w:val="000000"/>
                <w:sz w:val="22"/>
                <w:szCs w:val="22"/>
              </w:rPr>
            </w:pPr>
            <w:r>
              <w:rPr>
                <w:rFonts w:ascii="Calibri" w:hAnsi="Calibri"/>
                <w:color w:val="000000"/>
                <w:sz w:val="22"/>
                <w:szCs w:val="22"/>
              </w:rPr>
              <w:t>301 – 1000</w:t>
            </w:r>
          </w:p>
          <w:p w14:paraId="06AF449C" w14:textId="2B738C5D" w:rsidR="008362F5" w:rsidRDefault="008362F5">
            <w:pPr>
              <w:jc w:val="center"/>
              <w:rPr>
                <w:rFonts w:ascii="Calibri" w:hAnsi="Calibri"/>
                <w:color w:val="000000"/>
                <w:sz w:val="22"/>
                <w:szCs w:val="22"/>
              </w:rPr>
            </w:pPr>
            <w:r>
              <w:rPr>
                <w:rFonts w:ascii="Calibri" w:hAnsi="Calibri"/>
                <w:color w:val="000000"/>
                <w:sz w:val="22"/>
                <w:szCs w:val="22"/>
              </w:rPr>
              <w:t>1001 – 40000</w:t>
            </w:r>
          </w:p>
          <w:p w14:paraId="51E1FA71" w14:textId="0ADC8EED" w:rsidR="008362F5" w:rsidRDefault="008362F5" w:rsidP="00CC0BDE">
            <w:pPr>
              <w:jc w:val="center"/>
              <w:rPr>
                <w:rFonts w:ascii="Calibri" w:hAnsi="Calibri"/>
                <w:color w:val="000000"/>
                <w:sz w:val="22"/>
                <w:szCs w:val="22"/>
              </w:rPr>
            </w:pPr>
            <w:r>
              <w:rPr>
                <w:rFonts w:ascii="Calibri" w:hAnsi="Calibri"/>
                <w:color w:val="000000"/>
                <w:sz w:val="22"/>
                <w:szCs w:val="22"/>
              </w:rPr>
              <w:t>40001 - 65535</w:t>
            </w:r>
          </w:p>
          <w:p w14:paraId="56544DE2" w14:textId="167CB4CF" w:rsidR="008362F5" w:rsidRDefault="008362F5" w:rsidP="00CC0BDE">
            <w:pPr>
              <w:rPr>
                <w:rFonts w:ascii="Calibri" w:hAnsi="Calibri"/>
                <w:sz w:val="22"/>
                <w:szCs w:val="22"/>
              </w:rPr>
            </w:pPr>
          </w:p>
          <w:p w14:paraId="49311854" w14:textId="77777777" w:rsidR="008362F5" w:rsidRPr="000944D1" w:rsidRDefault="008362F5" w:rsidP="00186E4A">
            <w:pPr>
              <w:rPr>
                <w:rFonts w:ascii="Calibri" w:hAnsi="Calibri"/>
                <w:sz w:val="22"/>
                <w:szCs w:val="22"/>
              </w:rPr>
            </w:pPr>
          </w:p>
        </w:tc>
        <w:tc>
          <w:tcPr>
            <w:tcW w:w="1980" w:type="dxa"/>
          </w:tcPr>
          <w:p w14:paraId="125FF1F2" w14:textId="70BBFD97" w:rsidR="008362F5" w:rsidRPr="007866D2"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54ABF8B5" w14:textId="77777777" w:rsidTr="008362F5">
        <w:trPr>
          <w:trHeight w:val="719"/>
        </w:trPr>
        <w:tc>
          <w:tcPr>
            <w:tcW w:w="2213" w:type="dxa"/>
            <w:vMerge/>
            <w:vAlign w:val="center"/>
          </w:tcPr>
          <w:p w14:paraId="3B21F00F" w14:textId="7A71FB12" w:rsidR="008362F5" w:rsidRDefault="008362F5" w:rsidP="00CC0BDE">
            <w:pPr>
              <w:rPr>
                <w:rFonts w:ascii="Calibri" w:hAnsi="Calibri"/>
                <w:color w:val="000000"/>
                <w:sz w:val="22"/>
                <w:szCs w:val="22"/>
              </w:rPr>
            </w:pPr>
          </w:p>
        </w:tc>
        <w:tc>
          <w:tcPr>
            <w:tcW w:w="1980" w:type="dxa"/>
            <w:vMerge/>
            <w:vAlign w:val="center"/>
          </w:tcPr>
          <w:p w14:paraId="4C05C145" w14:textId="77777777" w:rsidR="008362F5" w:rsidRPr="007866D2" w:rsidRDefault="008362F5" w:rsidP="00CC0BDE">
            <w:pPr>
              <w:jc w:val="center"/>
              <w:rPr>
                <w:rFonts w:ascii="Calibri" w:hAnsi="Calibri"/>
                <w:color w:val="000000"/>
                <w:sz w:val="22"/>
                <w:szCs w:val="22"/>
              </w:rPr>
            </w:pPr>
          </w:p>
        </w:tc>
        <w:tc>
          <w:tcPr>
            <w:tcW w:w="1980" w:type="dxa"/>
          </w:tcPr>
          <w:p w14:paraId="13D45ACC" w14:textId="13DDA88D" w:rsidR="008362F5" w:rsidRPr="007866D2" w:rsidRDefault="008362F5" w:rsidP="00CC0BDE">
            <w:pPr>
              <w:jc w:val="center"/>
              <w:rPr>
                <w:rFonts w:ascii="Calibri" w:hAnsi="Calibri"/>
                <w:color w:val="000000"/>
                <w:sz w:val="22"/>
                <w:szCs w:val="22"/>
              </w:rPr>
            </w:pPr>
            <w:r>
              <w:rPr>
                <w:rFonts w:ascii="Calibri" w:hAnsi="Calibri"/>
                <w:color w:val="000000"/>
                <w:sz w:val="22"/>
                <w:szCs w:val="22"/>
              </w:rPr>
              <w:t>35%</w:t>
            </w:r>
          </w:p>
        </w:tc>
      </w:tr>
      <w:tr w:rsidR="008362F5" w14:paraId="29109CEA" w14:textId="77777777" w:rsidTr="008362F5">
        <w:trPr>
          <w:trHeight w:val="719"/>
        </w:trPr>
        <w:tc>
          <w:tcPr>
            <w:tcW w:w="2213" w:type="dxa"/>
            <w:vMerge/>
            <w:vAlign w:val="center"/>
          </w:tcPr>
          <w:p w14:paraId="145DE88F" w14:textId="002143ED" w:rsidR="008362F5" w:rsidRDefault="008362F5" w:rsidP="00CC0BDE">
            <w:pPr>
              <w:rPr>
                <w:rFonts w:ascii="Calibri" w:hAnsi="Calibri"/>
                <w:color w:val="000000"/>
                <w:sz w:val="22"/>
                <w:szCs w:val="22"/>
              </w:rPr>
            </w:pPr>
          </w:p>
        </w:tc>
        <w:tc>
          <w:tcPr>
            <w:tcW w:w="1980" w:type="dxa"/>
            <w:vMerge/>
            <w:vAlign w:val="center"/>
          </w:tcPr>
          <w:p w14:paraId="1B86C1BD" w14:textId="77777777" w:rsidR="008362F5" w:rsidRPr="007866D2" w:rsidRDefault="008362F5" w:rsidP="00CC0BDE">
            <w:pPr>
              <w:jc w:val="center"/>
              <w:rPr>
                <w:rFonts w:ascii="Calibri" w:hAnsi="Calibri"/>
                <w:color w:val="000000"/>
                <w:sz w:val="22"/>
                <w:szCs w:val="22"/>
              </w:rPr>
            </w:pPr>
          </w:p>
        </w:tc>
        <w:tc>
          <w:tcPr>
            <w:tcW w:w="1980" w:type="dxa"/>
          </w:tcPr>
          <w:p w14:paraId="1BC32935" w14:textId="4EC82FF6" w:rsidR="008362F5" w:rsidRPr="007866D2" w:rsidRDefault="008362F5" w:rsidP="00CC0BDE">
            <w:pPr>
              <w:jc w:val="center"/>
              <w:rPr>
                <w:rFonts w:ascii="Calibri" w:hAnsi="Calibri"/>
                <w:color w:val="000000"/>
                <w:sz w:val="22"/>
                <w:szCs w:val="22"/>
              </w:rPr>
            </w:pPr>
            <w:r>
              <w:rPr>
                <w:rFonts w:ascii="Calibri" w:hAnsi="Calibri"/>
                <w:color w:val="000000"/>
                <w:sz w:val="22"/>
                <w:szCs w:val="22"/>
              </w:rPr>
              <w:t>10%</w:t>
            </w:r>
          </w:p>
        </w:tc>
      </w:tr>
      <w:tr w:rsidR="008362F5" w14:paraId="38808470" w14:textId="77777777" w:rsidTr="008362F5">
        <w:trPr>
          <w:trHeight w:val="719"/>
        </w:trPr>
        <w:tc>
          <w:tcPr>
            <w:tcW w:w="2213" w:type="dxa"/>
            <w:vMerge/>
            <w:vAlign w:val="center"/>
          </w:tcPr>
          <w:p w14:paraId="3CE642B5" w14:textId="4C0CD1BD" w:rsidR="008362F5" w:rsidRDefault="008362F5" w:rsidP="00CC0BDE">
            <w:pPr>
              <w:rPr>
                <w:rFonts w:ascii="Calibri" w:hAnsi="Calibri"/>
                <w:color w:val="000000"/>
                <w:sz w:val="22"/>
                <w:szCs w:val="22"/>
              </w:rPr>
            </w:pPr>
          </w:p>
        </w:tc>
        <w:tc>
          <w:tcPr>
            <w:tcW w:w="1980" w:type="dxa"/>
            <w:vMerge/>
            <w:vAlign w:val="center"/>
          </w:tcPr>
          <w:p w14:paraId="2E20A7B1" w14:textId="77777777" w:rsidR="008362F5" w:rsidRPr="007866D2" w:rsidRDefault="008362F5" w:rsidP="00CC0BDE">
            <w:pPr>
              <w:jc w:val="center"/>
              <w:rPr>
                <w:rFonts w:ascii="Calibri" w:hAnsi="Calibri"/>
                <w:color w:val="000000"/>
                <w:sz w:val="22"/>
                <w:szCs w:val="22"/>
              </w:rPr>
            </w:pPr>
          </w:p>
        </w:tc>
        <w:tc>
          <w:tcPr>
            <w:tcW w:w="1980" w:type="dxa"/>
          </w:tcPr>
          <w:p w14:paraId="35CDF017" w14:textId="3997DCB3" w:rsidR="008362F5" w:rsidRPr="007866D2" w:rsidRDefault="008362F5" w:rsidP="00CC0BDE">
            <w:pPr>
              <w:jc w:val="center"/>
              <w:rPr>
                <w:rFonts w:ascii="Calibri" w:hAnsi="Calibri"/>
                <w:color w:val="000000"/>
                <w:sz w:val="22"/>
                <w:szCs w:val="22"/>
              </w:rPr>
            </w:pPr>
            <w:r>
              <w:rPr>
                <w:rFonts w:ascii="Calibri" w:hAnsi="Calibri"/>
                <w:color w:val="000000"/>
                <w:sz w:val="22"/>
                <w:szCs w:val="22"/>
              </w:rPr>
              <w:t>5%</w:t>
            </w:r>
          </w:p>
        </w:tc>
      </w:tr>
      <w:tr w:rsidR="008362F5" w14:paraId="7726B78D" w14:textId="05D194E1" w:rsidTr="008362F5">
        <w:trPr>
          <w:trHeight w:val="512"/>
        </w:trPr>
        <w:tc>
          <w:tcPr>
            <w:tcW w:w="2213" w:type="dxa"/>
            <w:vMerge/>
            <w:vAlign w:val="center"/>
          </w:tcPr>
          <w:p w14:paraId="5A246AC1" w14:textId="1FA4E9B4" w:rsidR="008362F5" w:rsidRDefault="008362F5" w:rsidP="00CC0BDE">
            <w:pPr>
              <w:rPr>
                <w:rFonts w:ascii="Calibri" w:hAnsi="Calibri"/>
                <w:color w:val="000000"/>
                <w:sz w:val="22"/>
                <w:szCs w:val="22"/>
              </w:rPr>
            </w:pPr>
          </w:p>
        </w:tc>
        <w:tc>
          <w:tcPr>
            <w:tcW w:w="1980" w:type="dxa"/>
            <w:vMerge/>
            <w:vAlign w:val="center"/>
          </w:tcPr>
          <w:p w14:paraId="1861B342" w14:textId="77777777" w:rsidR="008362F5" w:rsidRPr="007866D2" w:rsidRDefault="008362F5" w:rsidP="00CC0BDE">
            <w:pPr>
              <w:jc w:val="center"/>
              <w:rPr>
                <w:rFonts w:ascii="Calibri" w:hAnsi="Calibri"/>
                <w:color w:val="000000"/>
                <w:sz w:val="22"/>
                <w:szCs w:val="22"/>
              </w:rPr>
            </w:pPr>
          </w:p>
        </w:tc>
        <w:tc>
          <w:tcPr>
            <w:tcW w:w="1980" w:type="dxa"/>
          </w:tcPr>
          <w:p w14:paraId="5449258C" w14:textId="77777777" w:rsidR="008362F5" w:rsidRPr="007866D2" w:rsidRDefault="008362F5" w:rsidP="00CC0BDE">
            <w:pPr>
              <w:jc w:val="center"/>
              <w:rPr>
                <w:rFonts w:ascii="Calibri" w:hAnsi="Calibri"/>
                <w:color w:val="000000"/>
                <w:sz w:val="22"/>
                <w:szCs w:val="22"/>
              </w:rPr>
            </w:pPr>
          </w:p>
        </w:tc>
      </w:tr>
      <w:tr w:rsidR="008362F5" w14:paraId="2DADF34B" w14:textId="77777777" w:rsidTr="008362F5">
        <w:trPr>
          <w:trHeight w:val="512"/>
        </w:trPr>
        <w:tc>
          <w:tcPr>
            <w:tcW w:w="2213" w:type="dxa"/>
            <w:vMerge w:val="restart"/>
            <w:vAlign w:val="center"/>
          </w:tcPr>
          <w:p w14:paraId="0CC855CD" w14:textId="30DE4052" w:rsidR="008362F5" w:rsidRDefault="002A4C0D" w:rsidP="00CC0BDE">
            <w:pPr>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*UpperThr</w:t>
            </w:r>
          </w:p>
          <w:p w14:paraId="233BBBF0" w14:textId="77777777" w:rsidR="008362F5" w:rsidRDefault="008362F5" w:rsidP="00CC0BDE">
            <w:pPr>
              <w:rPr>
                <w:rFonts w:ascii="Calibri" w:hAnsi="Calibri"/>
                <w:color w:val="000000"/>
                <w:sz w:val="22"/>
                <w:szCs w:val="22"/>
              </w:rPr>
            </w:pPr>
          </w:p>
          <w:p w14:paraId="45A5BBC1" w14:textId="77777777" w:rsidR="008362F5" w:rsidRDefault="008362F5" w:rsidP="00CC0BDE">
            <w:pPr>
              <w:rPr>
                <w:rFonts w:ascii="Calibri" w:hAnsi="Calibri"/>
                <w:color w:val="000000"/>
                <w:sz w:val="22"/>
                <w:szCs w:val="22"/>
              </w:rPr>
            </w:pPr>
          </w:p>
          <w:p w14:paraId="5A5296BD" w14:textId="0220C597" w:rsidR="008362F5" w:rsidRDefault="008362F5" w:rsidP="00CC0BDE">
            <w:pPr>
              <w:rPr>
                <w:rFonts w:ascii="Calibri" w:hAnsi="Calibri"/>
                <w:color w:val="000000"/>
                <w:sz w:val="22"/>
                <w:szCs w:val="22"/>
              </w:rPr>
            </w:pPr>
          </w:p>
        </w:tc>
        <w:tc>
          <w:tcPr>
            <w:tcW w:w="1980" w:type="dxa"/>
            <w:vAlign w:val="center"/>
          </w:tcPr>
          <w:p w14:paraId="15352274" w14:textId="45FDD98A" w:rsidR="008362F5" w:rsidRPr="007866D2" w:rsidRDefault="008362F5">
            <w:pPr>
              <w:jc w:val="center"/>
              <w:rPr>
                <w:rFonts w:ascii="Calibri" w:hAnsi="Calibri"/>
                <w:color w:val="000000"/>
                <w:sz w:val="22"/>
                <w:szCs w:val="22"/>
              </w:rPr>
            </w:pPr>
            <w:r>
              <w:rPr>
                <w:rFonts w:ascii="Calibri" w:hAnsi="Calibri"/>
                <w:color w:val="000000"/>
                <w:sz w:val="22"/>
                <w:szCs w:val="22"/>
              </w:rPr>
              <w:t>0 – 1000</w:t>
            </w:r>
          </w:p>
        </w:tc>
        <w:tc>
          <w:tcPr>
            <w:tcW w:w="1980" w:type="dxa"/>
          </w:tcPr>
          <w:p w14:paraId="32778173" w14:textId="1EDC5A08" w:rsidR="008362F5" w:rsidRPr="007866D2" w:rsidRDefault="008362F5" w:rsidP="00CC0BDE">
            <w:pPr>
              <w:jc w:val="center"/>
              <w:rPr>
                <w:rFonts w:ascii="Calibri" w:hAnsi="Calibri"/>
                <w:color w:val="000000"/>
                <w:sz w:val="22"/>
                <w:szCs w:val="22"/>
              </w:rPr>
            </w:pPr>
            <w:r>
              <w:rPr>
                <w:rFonts w:ascii="Calibri" w:hAnsi="Calibri"/>
                <w:color w:val="000000"/>
                <w:sz w:val="22"/>
                <w:szCs w:val="22"/>
              </w:rPr>
              <w:t>5%</w:t>
            </w:r>
          </w:p>
        </w:tc>
      </w:tr>
      <w:tr w:rsidR="008362F5" w14:paraId="420A276F" w14:textId="77777777" w:rsidTr="008362F5">
        <w:trPr>
          <w:trHeight w:val="512"/>
        </w:trPr>
        <w:tc>
          <w:tcPr>
            <w:tcW w:w="2213" w:type="dxa"/>
            <w:vMerge/>
            <w:vAlign w:val="center"/>
          </w:tcPr>
          <w:p w14:paraId="74AC9FE2" w14:textId="0E46DD4B" w:rsidR="008362F5" w:rsidRDefault="008362F5" w:rsidP="00CC0BDE">
            <w:pPr>
              <w:rPr>
                <w:rFonts w:ascii="Calibri" w:hAnsi="Calibri"/>
                <w:color w:val="000000"/>
                <w:sz w:val="22"/>
                <w:szCs w:val="22"/>
              </w:rPr>
            </w:pPr>
          </w:p>
        </w:tc>
        <w:tc>
          <w:tcPr>
            <w:tcW w:w="1980" w:type="dxa"/>
            <w:vAlign w:val="center"/>
          </w:tcPr>
          <w:p w14:paraId="49AC20A1" w14:textId="1DB72372" w:rsidR="008362F5" w:rsidRPr="007866D2" w:rsidRDefault="008362F5">
            <w:pPr>
              <w:jc w:val="center"/>
              <w:rPr>
                <w:rFonts w:ascii="Calibri" w:hAnsi="Calibri"/>
                <w:color w:val="000000"/>
                <w:sz w:val="22"/>
                <w:szCs w:val="22"/>
              </w:rPr>
            </w:pPr>
            <w:r>
              <w:rPr>
                <w:rFonts w:ascii="Calibri" w:hAnsi="Calibri"/>
                <w:color w:val="000000"/>
                <w:sz w:val="22"/>
                <w:szCs w:val="22"/>
              </w:rPr>
              <w:t>1001 - 3000</w:t>
            </w:r>
          </w:p>
        </w:tc>
        <w:tc>
          <w:tcPr>
            <w:tcW w:w="1980" w:type="dxa"/>
          </w:tcPr>
          <w:p w14:paraId="6B6CA531" w14:textId="30A03E0D" w:rsidR="008362F5" w:rsidRDefault="008362F5">
            <w:pPr>
              <w:jc w:val="center"/>
              <w:rPr>
                <w:rFonts w:ascii="Calibri" w:hAnsi="Calibri"/>
                <w:color w:val="000000"/>
                <w:sz w:val="22"/>
                <w:szCs w:val="22"/>
              </w:rPr>
            </w:pPr>
            <w:r>
              <w:rPr>
                <w:rFonts w:ascii="Calibri" w:hAnsi="Calibri"/>
                <w:color w:val="000000"/>
                <w:sz w:val="22"/>
                <w:szCs w:val="22"/>
              </w:rPr>
              <w:t>25%</w:t>
            </w:r>
          </w:p>
        </w:tc>
      </w:tr>
      <w:tr w:rsidR="008362F5" w14:paraId="6AA5DCFB" w14:textId="77777777" w:rsidTr="008362F5">
        <w:trPr>
          <w:trHeight w:val="512"/>
        </w:trPr>
        <w:tc>
          <w:tcPr>
            <w:tcW w:w="2213" w:type="dxa"/>
            <w:vMerge/>
            <w:vAlign w:val="center"/>
          </w:tcPr>
          <w:p w14:paraId="7CFEA2FA" w14:textId="11788071" w:rsidR="008362F5" w:rsidRDefault="008362F5" w:rsidP="00CC0BDE">
            <w:pPr>
              <w:rPr>
                <w:rFonts w:ascii="Calibri" w:hAnsi="Calibri"/>
                <w:color w:val="000000"/>
                <w:sz w:val="22"/>
                <w:szCs w:val="22"/>
              </w:rPr>
            </w:pPr>
          </w:p>
        </w:tc>
        <w:tc>
          <w:tcPr>
            <w:tcW w:w="1980" w:type="dxa"/>
            <w:vAlign w:val="center"/>
          </w:tcPr>
          <w:p w14:paraId="2604C390" w14:textId="6540DBC5" w:rsidR="008362F5" w:rsidRPr="007866D2" w:rsidRDefault="008362F5" w:rsidP="00CC0BDE">
            <w:pPr>
              <w:jc w:val="center"/>
              <w:rPr>
                <w:rFonts w:ascii="Calibri" w:hAnsi="Calibri"/>
                <w:color w:val="000000"/>
                <w:sz w:val="22"/>
                <w:szCs w:val="22"/>
              </w:rPr>
            </w:pPr>
            <w:r>
              <w:rPr>
                <w:rFonts w:ascii="Calibri" w:hAnsi="Calibri"/>
                <w:color w:val="000000"/>
                <w:sz w:val="22"/>
                <w:szCs w:val="22"/>
              </w:rPr>
              <w:t>1001 - 40000</w:t>
            </w:r>
          </w:p>
        </w:tc>
        <w:tc>
          <w:tcPr>
            <w:tcW w:w="1980" w:type="dxa"/>
          </w:tcPr>
          <w:p w14:paraId="1FCF315F" w14:textId="1ACB8024" w:rsidR="008362F5" w:rsidRDefault="008362F5">
            <w:pPr>
              <w:jc w:val="center"/>
              <w:rPr>
                <w:rFonts w:ascii="Calibri" w:hAnsi="Calibri"/>
                <w:color w:val="000000"/>
                <w:sz w:val="22"/>
                <w:szCs w:val="22"/>
              </w:rPr>
            </w:pPr>
            <w:r>
              <w:rPr>
                <w:rFonts w:ascii="Calibri" w:hAnsi="Calibri"/>
                <w:color w:val="000000"/>
                <w:sz w:val="22"/>
                <w:szCs w:val="22"/>
              </w:rPr>
              <w:t>25%</w:t>
            </w:r>
          </w:p>
        </w:tc>
      </w:tr>
      <w:tr w:rsidR="008362F5" w14:paraId="7C11045E" w14:textId="77777777" w:rsidTr="008362F5">
        <w:trPr>
          <w:trHeight w:val="512"/>
        </w:trPr>
        <w:tc>
          <w:tcPr>
            <w:tcW w:w="2213" w:type="dxa"/>
            <w:vMerge/>
            <w:vAlign w:val="center"/>
          </w:tcPr>
          <w:p w14:paraId="6572C85B" w14:textId="35FAF777" w:rsidR="008362F5" w:rsidRDefault="008362F5" w:rsidP="00CC0BDE">
            <w:pPr>
              <w:rPr>
                <w:rFonts w:ascii="Calibri" w:hAnsi="Calibri"/>
                <w:color w:val="000000"/>
                <w:sz w:val="22"/>
                <w:szCs w:val="22"/>
              </w:rPr>
            </w:pPr>
          </w:p>
        </w:tc>
        <w:tc>
          <w:tcPr>
            <w:tcW w:w="1980" w:type="dxa"/>
            <w:vAlign w:val="center"/>
          </w:tcPr>
          <w:p w14:paraId="5F14B4F0" w14:textId="043C1440" w:rsidR="008362F5" w:rsidRPr="007866D2" w:rsidRDefault="008362F5" w:rsidP="00CC0BDE">
            <w:pPr>
              <w:jc w:val="center"/>
              <w:rPr>
                <w:rFonts w:ascii="Calibri" w:hAnsi="Calibri"/>
                <w:color w:val="000000"/>
                <w:sz w:val="22"/>
                <w:szCs w:val="22"/>
              </w:rPr>
            </w:pPr>
            <w:r>
              <w:rPr>
                <w:rFonts w:ascii="Calibri" w:hAnsi="Calibri"/>
                <w:color w:val="000000"/>
                <w:sz w:val="22"/>
                <w:szCs w:val="22"/>
              </w:rPr>
              <w:t>41000 - 65535</w:t>
            </w:r>
          </w:p>
        </w:tc>
        <w:tc>
          <w:tcPr>
            <w:tcW w:w="1980" w:type="dxa"/>
          </w:tcPr>
          <w:p w14:paraId="386E571F" w14:textId="361EE5AC" w:rsidR="008362F5" w:rsidRDefault="008362F5" w:rsidP="00CC0BDE">
            <w:pPr>
              <w:jc w:val="center"/>
              <w:rPr>
                <w:rFonts w:ascii="Calibri" w:hAnsi="Calibri"/>
                <w:color w:val="000000"/>
                <w:sz w:val="22"/>
                <w:szCs w:val="22"/>
              </w:rPr>
            </w:pPr>
            <w:r>
              <w:rPr>
                <w:rFonts w:ascii="Calibri" w:hAnsi="Calibri"/>
                <w:color w:val="000000"/>
                <w:sz w:val="22"/>
                <w:szCs w:val="22"/>
              </w:rPr>
              <w:t>45%</w:t>
            </w:r>
          </w:p>
        </w:tc>
      </w:tr>
      <w:tr w:rsidR="008362F5" w14:paraId="08630CD7" w14:textId="15325357" w:rsidTr="008362F5">
        <w:trPr>
          <w:trHeight w:val="512"/>
        </w:trPr>
        <w:tc>
          <w:tcPr>
            <w:tcW w:w="2213" w:type="dxa"/>
            <w:vAlign w:val="center"/>
          </w:tcPr>
          <w:p w14:paraId="3A203D77" w14:textId="59566221" w:rsidR="008362F5" w:rsidRDefault="002A4C0D" w:rsidP="00CC0BDE">
            <w:pPr>
              <w:autoSpaceDE w:val="0"/>
              <w:autoSpaceDN w:val="0"/>
              <w:adjustRightInd w:val="0"/>
              <w:spacing w:after="0"/>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*I</w:t>
            </w:r>
            <w:r w:rsidR="008362F5" w:rsidRPr="00337500">
              <w:rPr>
                <w:rFonts w:ascii="Calibri" w:hAnsi="Calibri"/>
                <w:color w:val="000000"/>
                <w:sz w:val="22"/>
                <w:szCs w:val="22"/>
              </w:rPr>
              <w:t>conCellCoord</w:t>
            </w:r>
            <w:r w:rsidR="008362F5">
              <w:rPr>
                <w:rFonts w:ascii="Calibri" w:hAnsi="Calibri"/>
                <w:color w:val="000000"/>
                <w:sz w:val="22"/>
                <w:szCs w:val="22"/>
              </w:rPr>
              <w:t>**</w:t>
            </w:r>
          </w:p>
          <w:p w14:paraId="443D01AA" w14:textId="77777777" w:rsidR="008362F5" w:rsidRDefault="008362F5" w:rsidP="00CC0BDE">
            <w:pPr>
              <w:autoSpaceDE w:val="0"/>
              <w:autoSpaceDN w:val="0"/>
              <w:adjustRightInd w:val="0"/>
              <w:spacing w:after="0"/>
              <w:rPr>
                <w:rFonts w:ascii="Calibri" w:hAnsi="Calibri"/>
                <w:color w:val="000000"/>
                <w:sz w:val="22"/>
                <w:szCs w:val="22"/>
              </w:rPr>
            </w:pPr>
          </w:p>
          <w:p w14:paraId="7375B9BC" w14:textId="77777777" w:rsidR="008362F5" w:rsidRDefault="008362F5" w:rsidP="00CC0BDE">
            <w:pPr>
              <w:autoSpaceDE w:val="0"/>
              <w:autoSpaceDN w:val="0"/>
              <w:adjustRightInd w:val="0"/>
              <w:spacing w:after="0"/>
              <w:rPr>
                <w:rFonts w:ascii="Calibri" w:hAnsi="Calibri"/>
                <w:color w:val="000000"/>
                <w:sz w:val="22"/>
                <w:szCs w:val="22"/>
              </w:rPr>
            </w:pPr>
          </w:p>
          <w:p w14:paraId="06635F7B" w14:textId="77777777" w:rsidR="008362F5" w:rsidRDefault="008362F5" w:rsidP="00CC0BDE">
            <w:pPr>
              <w:autoSpaceDE w:val="0"/>
              <w:autoSpaceDN w:val="0"/>
              <w:adjustRightInd w:val="0"/>
              <w:spacing w:after="0"/>
              <w:rPr>
                <w:rFonts w:ascii="Calibri" w:hAnsi="Calibri"/>
                <w:color w:val="000000"/>
                <w:sz w:val="22"/>
                <w:szCs w:val="22"/>
              </w:rPr>
            </w:pPr>
          </w:p>
          <w:p w14:paraId="235C8E7E" w14:textId="2D52A0AA" w:rsidR="008362F5" w:rsidRDefault="008362F5" w:rsidP="00CC0BDE">
            <w:pPr>
              <w:autoSpaceDE w:val="0"/>
              <w:autoSpaceDN w:val="0"/>
              <w:adjustRightInd w:val="0"/>
              <w:spacing w:after="0"/>
              <w:rPr>
                <w:rFonts w:ascii="Calibri" w:hAnsi="Calibri"/>
                <w:color w:val="000000"/>
                <w:sz w:val="22"/>
                <w:szCs w:val="22"/>
              </w:rPr>
            </w:pPr>
          </w:p>
        </w:tc>
        <w:tc>
          <w:tcPr>
            <w:tcW w:w="1980" w:type="dxa"/>
            <w:vAlign w:val="center"/>
          </w:tcPr>
          <w:p w14:paraId="706FB441" w14:textId="77777777" w:rsidR="008362F5" w:rsidRPr="007866D2" w:rsidRDefault="008362F5" w:rsidP="00CC0BDE">
            <w:pPr>
              <w:jc w:val="center"/>
              <w:rPr>
                <w:rFonts w:ascii="Calibri" w:hAnsi="Calibri"/>
                <w:color w:val="000000"/>
                <w:sz w:val="22"/>
                <w:szCs w:val="22"/>
              </w:rPr>
            </w:pPr>
            <w:r w:rsidRPr="007866D2">
              <w:rPr>
                <w:rFonts w:ascii="Calibri" w:hAnsi="Calibri"/>
                <w:color w:val="000000"/>
                <w:sz w:val="22"/>
                <w:szCs w:val="22"/>
              </w:rPr>
              <w:t>Left Up X</w:t>
            </w:r>
            <w:r>
              <w:rPr>
                <w:rFonts w:ascii="Calibri" w:hAnsi="Calibri"/>
                <w:color w:val="000000"/>
                <w:sz w:val="22"/>
                <w:szCs w:val="22"/>
              </w:rPr>
              <w:t xml:space="preserve"> Y </w:t>
            </w:r>
            <w:r w:rsidRPr="007866D2">
              <w:rPr>
                <w:rFonts w:ascii="Calibri" w:hAnsi="Calibri"/>
                <w:color w:val="000000"/>
                <w:sz w:val="22"/>
                <w:szCs w:val="22"/>
              </w:rPr>
              <w:t>Right Down</w:t>
            </w:r>
            <w:r>
              <w:rPr>
                <w:rFonts w:ascii="Calibri" w:hAnsi="Calibri"/>
                <w:color w:val="000000"/>
                <w:sz w:val="22"/>
                <w:szCs w:val="22"/>
              </w:rPr>
              <w:t xml:space="preserve"> X Y</w:t>
            </w:r>
            <w:r w:rsidRPr="007866D2">
              <w:rPr>
                <w:rFonts w:ascii="Calibri" w:hAnsi="Calibri"/>
                <w:color w:val="000000"/>
                <w:sz w:val="22"/>
                <w:szCs w:val="22"/>
              </w:rPr>
              <w:t xml:space="preserve"> coordinates (0</w:t>
            </w:r>
            <w:r>
              <w:rPr>
                <w:rFonts w:ascii="Calibri" w:hAnsi="Calibri"/>
                <w:color w:val="000000"/>
                <w:sz w:val="22"/>
                <w:szCs w:val="22"/>
              </w:rPr>
              <w:t>…</w:t>
            </w:r>
            <w:r w:rsidRPr="007866D2">
              <w:rPr>
                <w:rFonts w:ascii="Calibri" w:hAnsi="Calibri"/>
                <w:color w:val="000000"/>
                <w:sz w:val="22"/>
                <w:szCs w:val="22"/>
              </w:rPr>
              <w:t>11) of the icon cell.</w:t>
            </w:r>
          </w:p>
        </w:tc>
        <w:tc>
          <w:tcPr>
            <w:tcW w:w="1980" w:type="dxa"/>
          </w:tcPr>
          <w:p w14:paraId="46B3DE29" w14:textId="6B0CF4F5" w:rsidR="008362F5" w:rsidRPr="007866D2" w:rsidRDefault="002A4C0D" w:rsidP="00CC0BDE">
            <w:pPr>
              <w:jc w:val="center"/>
              <w:rPr>
                <w:rFonts w:ascii="Calibri" w:hAnsi="Calibri"/>
                <w:color w:val="000000"/>
                <w:sz w:val="22"/>
                <w:szCs w:val="22"/>
              </w:rPr>
            </w:pPr>
            <w:r>
              <w:rPr>
                <w:rFonts w:ascii="Calibri" w:hAnsi="Calibri"/>
                <w:color w:val="000000"/>
                <w:sz w:val="22"/>
                <w:szCs w:val="22"/>
              </w:rPr>
              <w:t>100%</w:t>
            </w:r>
          </w:p>
        </w:tc>
      </w:tr>
      <w:tr w:rsidR="008362F5" w14:paraId="50443D50" w14:textId="7D5EB584" w:rsidTr="008362F5">
        <w:trPr>
          <w:trHeight w:val="512"/>
        </w:trPr>
        <w:tc>
          <w:tcPr>
            <w:tcW w:w="2213" w:type="dxa"/>
            <w:vAlign w:val="center"/>
          </w:tcPr>
          <w:p w14:paraId="5AF044E2" w14:textId="555D5739" w:rsidR="008362F5" w:rsidRDefault="002A4C0D" w:rsidP="00CC0BDE">
            <w:pPr>
              <w:autoSpaceDE w:val="0"/>
              <w:autoSpaceDN w:val="0"/>
              <w:adjustRightInd w:val="0"/>
              <w:spacing w:after="0"/>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sidR="008362F5">
              <w:rPr>
                <w:rFonts w:ascii="Calibri" w:hAnsi="Calibri"/>
                <w:color w:val="000000"/>
                <w:sz w:val="22"/>
                <w:szCs w:val="22"/>
              </w:rPr>
              <w:t>*IntegralImageBypass</w:t>
            </w:r>
          </w:p>
        </w:tc>
        <w:tc>
          <w:tcPr>
            <w:tcW w:w="1980" w:type="dxa"/>
            <w:vAlign w:val="center"/>
          </w:tcPr>
          <w:p w14:paraId="51CD690F" w14:textId="29C79AF2" w:rsidR="008362F5" w:rsidRPr="007866D2" w:rsidRDefault="008362F5" w:rsidP="00CC0BDE">
            <w:pPr>
              <w:jc w:val="center"/>
              <w:rPr>
                <w:rFonts w:ascii="Calibri" w:hAnsi="Calibri"/>
                <w:color w:val="000000"/>
                <w:sz w:val="22"/>
                <w:szCs w:val="22"/>
              </w:rPr>
            </w:pPr>
            <w:r>
              <w:rPr>
                <w:rFonts w:ascii="Calibri" w:hAnsi="Calibri"/>
                <w:color w:val="000000"/>
                <w:sz w:val="22"/>
                <w:szCs w:val="22"/>
              </w:rPr>
              <w:t>0</w:t>
            </w:r>
          </w:p>
        </w:tc>
        <w:tc>
          <w:tcPr>
            <w:tcW w:w="1980" w:type="dxa"/>
          </w:tcPr>
          <w:p w14:paraId="35667500" w14:textId="7369AEB3"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8362F5" w14:paraId="41E25F41" w14:textId="77777777" w:rsidTr="008362F5">
        <w:trPr>
          <w:trHeight w:val="512"/>
        </w:trPr>
        <w:tc>
          <w:tcPr>
            <w:tcW w:w="2213" w:type="dxa"/>
            <w:vAlign w:val="center"/>
          </w:tcPr>
          <w:p w14:paraId="56EBB74E" w14:textId="77777777" w:rsidR="008362F5" w:rsidRDefault="008362F5" w:rsidP="00CC0BDE">
            <w:pPr>
              <w:autoSpaceDE w:val="0"/>
              <w:autoSpaceDN w:val="0"/>
              <w:adjustRightInd w:val="0"/>
              <w:spacing w:after="0"/>
              <w:rPr>
                <w:rFonts w:ascii="Calibri" w:hAnsi="Calibri"/>
                <w:color w:val="000000"/>
                <w:sz w:val="22"/>
                <w:szCs w:val="22"/>
              </w:rPr>
            </w:pPr>
          </w:p>
        </w:tc>
        <w:tc>
          <w:tcPr>
            <w:tcW w:w="1980" w:type="dxa"/>
            <w:vAlign w:val="center"/>
          </w:tcPr>
          <w:p w14:paraId="7C1B48E3" w14:textId="1214F543" w:rsidR="008362F5" w:rsidRDefault="008362F5" w:rsidP="00CC0BDE">
            <w:pPr>
              <w:jc w:val="center"/>
              <w:rPr>
                <w:rFonts w:ascii="Calibri" w:hAnsi="Calibri"/>
                <w:color w:val="000000"/>
                <w:sz w:val="22"/>
                <w:szCs w:val="22"/>
              </w:rPr>
            </w:pPr>
            <w:r>
              <w:rPr>
                <w:rFonts w:ascii="Calibri" w:hAnsi="Calibri"/>
                <w:color w:val="000000"/>
                <w:sz w:val="22"/>
                <w:szCs w:val="22"/>
              </w:rPr>
              <w:t>1</w:t>
            </w:r>
          </w:p>
        </w:tc>
        <w:tc>
          <w:tcPr>
            <w:tcW w:w="1980" w:type="dxa"/>
          </w:tcPr>
          <w:p w14:paraId="3DC8228D" w14:textId="38600975" w:rsidR="008362F5" w:rsidRDefault="008362F5" w:rsidP="00CC0BDE">
            <w:pPr>
              <w:jc w:val="center"/>
              <w:rPr>
                <w:rFonts w:ascii="Calibri" w:hAnsi="Calibri"/>
                <w:color w:val="000000"/>
                <w:sz w:val="22"/>
                <w:szCs w:val="22"/>
              </w:rPr>
            </w:pPr>
            <w:r>
              <w:rPr>
                <w:rFonts w:ascii="Calibri" w:hAnsi="Calibri"/>
                <w:color w:val="000000"/>
                <w:sz w:val="22"/>
                <w:szCs w:val="22"/>
              </w:rPr>
              <w:t>50%</w:t>
            </w:r>
          </w:p>
        </w:tc>
      </w:tr>
      <w:tr w:rsidR="000944D1" w14:paraId="0CA74931" w14:textId="77777777" w:rsidTr="008362F5">
        <w:trPr>
          <w:trHeight w:val="512"/>
        </w:trPr>
        <w:tc>
          <w:tcPr>
            <w:tcW w:w="2213" w:type="dxa"/>
            <w:vAlign w:val="center"/>
          </w:tcPr>
          <w:p w14:paraId="03E803BD" w14:textId="1BD8E447" w:rsidR="000944D1" w:rsidRDefault="000944D1" w:rsidP="000944D1">
            <w:pPr>
              <w:autoSpaceDE w:val="0"/>
              <w:autoSpaceDN w:val="0"/>
              <w:adjustRightInd w:val="0"/>
              <w:spacing w:after="0"/>
              <w:rPr>
                <w:rFonts w:ascii="Calibri" w:hAnsi="Calibri"/>
                <w:color w:val="000000"/>
                <w:sz w:val="22"/>
                <w:szCs w:val="22"/>
              </w:rPr>
            </w:pPr>
            <w:r>
              <w:rPr>
                <w:rFonts w:ascii="Calibri" w:hAnsi="Calibri"/>
                <w:color w:val="000000"/>
                <w:sz w:val="22"/>
                <w:szCs w:val="22"/>
              </w:rPr>
              <w:t>STATstt</w:t>
            </w:r>
            <w:r w:rsidDel="002A4C0D">
              <w:rPr>
                <w:rFonts w:ascii="Calibri" w:hAnsi="Calibri"/>
                <w:color w:val="000000"/>
                <w:sz w:val="22"/>
                <w:szCs w:val="22"/>
              </w:rPr>
              <w:t xml:space="preserve"> </w:t>
            </w:r>
            <w:r>
              <w:rPr>
                <w:rFonts w:ascii="Calibri" w:hAnsi="Calibri"/>
                <w:color w:val="000000"/>
                <w:sz w:val="22"/>
                <w:szCs w:val="22"/>
              </w:rPr>
              <w:t>*tCamOutFormat</w:t>
            </w:r>
          </w:p>
        </w:tc>
        <w:tc>
          <w:tcPr>
            <w:tcW w:w="1980" w:type="dxa"/>
            <w:vAlign w:val="center"/>
          </w:tcPr>
          <w:p w14:paraId="76E41471" w14:textId="5F270F35" w:rsidR="000944D1" w:rsidRDefault="000944D1" w:rsidP="00CC0BDE">
            <w:pPr>
              <w:jc w:val="center"/>
              <w:rPr>
                <w:rFonts w:ascii="Calibri" w:hAnsi="Calibri"/>
                <w:color w:val="000000"/>
                <w:sz w:val="22"/>
                <w:szCs w:val="22"/>
              </w:rPr>
            </w:pPr>
            <w:r>
              <w:t>0,1,2,3,4,7</w:t>
            </w:r>
          </w:p>
        </w:tc>
        <w:tc>
          <w:tcPr>
            <w:tcW w:w="1980" w:type="dxa"/>
          </w:tcPr>
          <w:p w14:paraId="26F12864" w14:textId="6ABA25F2" w:rsidR="000944D1" w:rsidRDefault="000944D1" w:rsidP="00CC0BDE">
            <w:pPr>
              <w:jc w:val="center"/>
              <w:rPr>
                <w:rFonts w:ascii="Calibri" w:hAnsi="Calibri"/>
                <w:color w:val="000000"/>
                <w:sz w:val="22"/>
                <w:szCs w:val="22"/>
              </w:rPr>
            </w:pPr>
            <w:r>
              <w:rPr>
                <w:rFonts w:ascii="Calibri" w:hAnsi="Calibri"/>
                <w:color w:val="000000"/>
                <w:sz w:val="22"/>
                <w:szCs w:val="22"/>
              </w:rPr>
              <w:t>100%</w:t>
            </w:r>
          </w:p>
        </w:tc>
      </w:tr>
    </w:tbl>
    <w:p w14:paraId="61FA9F86" w14:textId="77777777" w:rsidR="00405B9C" w:rsidRDefault="00405B9C" w:rsidP="00405B9C">
      <w:pPr>
        <w:pStyle w:val="Caption"/>
      </w:pPr>
      <w:r>
        <w:t>Table 6: General randomization distribution</w:t>
      </w:r>
    </w:p>
    <w:p w14:paraId="5B8D62FA" w14:textId="7A01AC01" w:rsidR="000641C3" w:rsidRDefault="00BC1775" w:rsidP="000641C3">
      <w:pPr>
        <w:pStyle w:val="Section"/>
        <w:rPr>
          <w:ins w:id="87" w:author="Zabatani, Aviad" w:date="2016-12-27T13:07:00Z"/>
        </w:rPr>
      </w:pPr>
      <w:ins w:id="88" w:author="Zabatani, Aviad" w:date="2016-12-27T13:12:00Z">
        <w:r>
          <w:lastRenderedPageBreak/>
          <w:t>Constraints</w:t>
        </w:r>
      </w:ins>
    </w:p>
    <w:p w14:paraId="0D612D42" w14:textId="77777777" w:rsidR="00BC1775" w:rsidRDefault="00BC1775" w:rsidP="00BC1775">
      <w:pPr>
        <w:rPr>
          <w:ins w:id="89" w:author="Zabatani, Aviad" w:date="2016-12-27T13:12:00Z"/>
        </w:rPr>
        <w:pPrChange w:id="90" w:author="Zabatani, Aviad" w:date="2016-12-27T13:12:00Z">
          <w:pPr/>
        </w:pPrChange>
      </w:pPr>
    </w:p>
    <w:p w14:paraId="0314E08A" w14:textId="6411F326" w:rsidR="00BC1775" w:rsidRDefault="00BC1775" w:rsidP="00BC1775">
      <w:pPr>
        <w:pStyle w:val="ListParagraph"/>
        <w:numPr>
          <w:ilvl w:val="0"/>
          <w:numId w:val="28"/>
        </w:numPr>
        <w:rPr>
          <w:ins w:id="91" w:author="Zabatani, Aviad" w:date="2016-12-27T13:12:00Z"/>
          <w:rFonts w:ascii="Calibri" w:hAnsi="Calibri"/>
          <w:color w:val="000000"/>
          <w:sz w:val="22"/>
          <w:szCs w:val="22"/>
        </w:rPr>
        <w:pPrChange w:id="92" w:author="Zabatani, Aviad" w:date="2016-12-27T13:12:00Z">
          <w:pPr/>
        </w:pPrChange>
      </w:pPr>
      <w:ins w:id="93" w:author="Zabatani, Aviad" w:date="2016-12-27T13:09:00Z">
        <w:r w:rsidRPr="00BC1775">
          <w:rPr>
            <w:rFonts w:ascii="Calibri" w:hAnsi="Calibri"/>
            <w:color w:val="000000"/>
            <w:sz w:val="22"/>
            <w:szCs w:val="22"/>
            <w:rPrChange w:id="94" w:author="Zabatani, Aviad" w:date="2016-12-27T13:12:00Z">
              <w:rPr/>
            </w:rPrChange>
          </w:rPr>
          <w:t>STATstt</w:t>
        </w:r>
        <w:r w:rsidRPr="00BC1775" w:rsidDel="002A4C0D">
          <w:rPr>
            <w:rFonts w:ascii="Calibri" w:hAnsi="Calibri"/>
            <w:color w:val="000000"/>
            <w:sz w:val="22"/>
            <w:szCs w:val="22"/>
            <w:rPrChange w:id="95" w:author="Zabatani, Aviad" w:date="2016-12-27T13:12:00Z">
              <w:rPr/>
            </w:rPrChange>
          </w:rPr>
          <w:t xml:space="preserve"> </w:t>
        </w:r>
        <w:r w:rsidRPr="00BC1775">
          <w:rPr>
            <w:rFonts w:ascii="Calibri" w:hAnsi="Calibri"/>
            <w:color w:val="000000"/>
            <w:sz w:val="22"/>
            <w:szCs w:val="22"/>
            <w:rPrChange w:id="96" w:author="Zabatani, Aviad" w:date="2016-12-27T13:12:00Z">
              <w:rPr/>
            </w:rPrChange>
          </w:rPr>
          <w:t>*Skip</w:t>
        </w:r>
        <w:r w:rsidRPr="00BC1775">
          <w:rPr>
            <w:rFonts w:ascii="Calibri" w:hAnsi="Calibri"/>
            <w:color w:val="000000"/>
            <w:sz w:val="22"/>
            <w:szCs w:val="22"/>
            <w:rPrChange w:id="97" w:author="Zabatani, Aviad" w:date="2016-12-27T13:12:00Z">
              <w:rPr/>
            </w:rPrChange>
          </w:rPr>
          <w:t>H</w:t>
        </w:r>
        <w:r w:rsidRPr="00BC1775">
          <w:rPr>
            <w:rFonts w:ascii="Calibri" w:hAnsi="Calibri"/>
            <w:color w:val="000000"/>
            <w:sz w:val="22"/>
            <w:szCs w:val="22"/>
            <w:rPrChange w:id="98" w:author="Zabatani, Aviad" w:date="2016-12-27T13:12:00Z">
              <w:rPr/>
            </w:rPrChange>
          </w:rPr>
          <w:t>size</w:t>
        </w:r>
        <w:r w:rsidRPr="00BC1775">
          <w:rPr>
            <w:rFonts w:ascii="Calibri" w:hAnsi="Calibri"/>
            <w:color w:val="000000"/>
            <w:sz w:val="22"/>
            <w:szCs w:val="22"/>
            <w:rPrChange w:id="99" w:author="Zabatani, Aviad" w:date="2016-12-27T13:12:00Z">
              <w:rPr/>
            </w:rPrChange>
          </w:rPr>
          <w:t xml:space="preserve"> and </w:t>
        </w:r>
        <w:r w:rsidRPr="00BC1775">
          <w:rPr>
            <w:rFonts w:ascii="Calibri" w:hAnsi="Calibri"/>
            <w:color w:val="000000"/>
            <w:sz w:val="22"/>
            <w:szCs w:val="22"/>
            <w:rPrChange w:id="100" w:author="Zabatani, Aviad" w:date="2016-12-27T13:12:00Z">
              <w:rPr/>
            </w:rPrChange>
          </w:rPr>
          <w:t>STATstt</w:t>
        </w:r>
        <w:r w:rsidRPr="00BC1775" w:rsidDel="002A4C0D">
          <w:rPr>
            <w:rFonts w:ascii="Calibri" w:hAnsi="Calibri"/>
            <w:color w:val="000000"/>
            <w:sz w:val="22"/>
            <w:szCs w:val="22"/>
            <w:rPrChange w:id="101" w:author="Zabatani, Aviad" w:date="2016-12-27T13:12:00Z">
              <w:rPr/>
            </w:rPrChange>
          </w:rPr>
          <w:t xml:space="preserve"> </w:t>
        </w:r>
        <w:r w:rsidRPr="00BC1775">
          <w:rPr>
            <w:rFonts w:ascii="Calibri" w:hAnsi="Calibri"/>
            <w:color w:val="000000"/>
            <w:sz w:val="22"/>
            <w:szCs w:val="22"/>
            <w:rPrChange w:id="102" w:author="Zabatani, Aviad" w:date="2016-12-27T13:12:00Z">
              <w:rPr/>
            </w:rPrChange>
          </w:rPr>
          <w:t>*SkipVsize</w:t>
        </w:r>
        <w:r w:rsidRPr="00BC1775">
          <w:rPr>
            <w:rFonts w:ascii="Calibri" w:hAnsi="Calibri"/>
            <w:color w:val="000000"/>
            <w:sz w:val="22"/>
            <w:szCs w:val="22"/>
            <w:rPrChange w:id="103" w:author="Zabatani, Aviad" w:date="2016-12-27T13:12:00Z">
              <w:rPr/>
            </w:rPrChange>
          </w:rPr>
          <w:t xml:space="preserve"> should be smaller than the input image resolution</w:t>
        </w:r>
      </w:ins>
      <w:ins w:id="104" w:author="Zabatani, Aviad" w:date="2016-12-27T13:10:00Z">
        <w:r w:rsidRPr="00BC1775">
          <w:rPr>
            <w:rFonts w:ascii="Calibri" w:hAnsi="Calibri"/>
            <w:color w:val="000000"/>
            <w:sz w:val="22"/>
            <w:szCs w:val="22"/>
            <w:rPrChange w:id="105" w:author="Zabatani, Aviad" w:date="2016-12-27T13:12:00Z">
              <w:rPr/>
            </w:rPrChange>
          </w:rPr>
          <w:t>.</w:t>
        </w:r>
      </w:ins>
    </w:p>
    <w:p w14:paraId="63FC9185" w14:textId="6B0C8958" w:rsidR="000641C3" w:rsidRPr="00CC3098" w:rsidRDefault="00BC1775" w:rsidP="0040225A">
      <w:pPr>
        <w:pStyle w:val="ListParagraph"/>
        <w:numPr>
          <w:ilvl w:val="0"/>
          <w:numId w:val="28"/>
        </w:numPr>
        <w:rPr>
          <w:ins w:id="106" w:author="Zabatani, Aviad" w:date="2016-12-27T13:16:00Z"/>
          <w:rPrChange w:id="107" w:author="Zabatani, Aviad" w:date="2016-12-27T13:16:00Z">
            <w:rPr>
              <w:ins w:id="108" w:author="Zabatani, Aviad" w:date="2016-12-27T13:16:00Z"/>
              <w:rFonts w:ascii="Calibri" w:hAnsi="Calibri"/>
              <w:color w:val="000000"/>
              <w:sz w:val="22"/>
              <w:szCs w:val="22"/>
            </w:rPr>
          </w:rPrChange>
        </w:rPr>
        <w:pPrChange w:id="109" w:author="Zabatani, Aviad" w:date="2016-12-27T13:07:00Z">
          <w:pPr>
            <w:pStyle w:val="Heading2"/>
            <w:tabs>
              <w:tab w:val="num" w:pos="-90"/>
            </w:tabs>
            <w:ind w:left="0" w:hanging="1296"/>
          </w:pPr>
        </w:pPrChange>
      </w:pPr>
      <w:ins w:id="110" w:author="Zabatani, Aviad" w:date="2016-12-27T13:12:00Z">
        <w:r w:rsidRPr="00CC3098">
          <w:rPr>
            <w:rFonts w:ascii="Calibri" w:hAnsi="Calibri"/>
            <w:color w:val="000000"/>
            <w:sz w:val="22"/>
            <w:szCs w:val="22"/>
            <w:rPrChange w:id="111" w:author="Zabatani, Aviad" w:date="2016-12-27T13:16:00Z">
              <w:rPr>
                <w:rFonts w:ascii="Calibri" w:hAnsi="Calibri"/>
                <w:color w:val="000000"/>
                <w:sz w:val="22"/>
                <w:szCs w:val="22"/>
              </w:rPr>
            </w:rPrChange>
          </w:rPr>
          <w:t>IconCellCoord</w:t>
        </w:r>
      </w:ins>
      <w:ins w:id="112" w:author="Zabatani, Aviad" w:date="2016-12-27T13:13:00Z">
        <w:r w:rsidRPr="00CC3098">
          <w:rPr>
            <w:rFonts w:ascii="Calibri" w:hAnsi="Calibri"/>
            <w:color w:val="000000"/>
            <w:sz w:val="22"/>
            <w:szCs w:val="22"/>
            <w:rPrChange w:id="113" w:author="Zabatani, Aviad" w:date="2016-12-27T13:16:00Z">
              <w:rPr>
                <w:rFonts w:ascii="Calibri" w:hAnsi="Calibri"/>
                <w:color w:val="000000"/>
                <w:sz w:val="22"/>
                <w:szCs w:val="22"/>
              </w:rPr>
            </w:rPrChange>
          </w:rPr>
          <w:t>:</w:t>
        </w:r>
      </w:ins>
      <w:ins w:id="114" w:author="Zabatani, Aviad" w:date="2016-12-27T13:14:00Z">
        <w:r w:rsidRPr="00CC3098">
          <w:rPr>
            <w:rFonts w:ascii="Calibri" w:hAnsi="Calibri"/>
            <w:color w:val="000000"/>
            <w:sz w:val="22"/>
            <w:szCs w:val="22"/>
            <w:rPrChange w:id="115" w:author="Zabatani, Aviad" w:date="2016-12-27T13:16:00Z">
              <w:rPr>
                <w:rFonts w:ascii="Calibri" w:hAnsi="Calibri"/>
                <w:color w:val="000000"/>
                <w:sz w:val="22"/>
                <w:szCs w:val="22"/>
              </w:rPr>
            </w:rPrChange>
          </w:rPr>
          <w:t xml:space="preserve"> </w:t>
        </w:r>
      </w:ins>
      <w:ins w:id="116" w:author="Zabatani, Aviad" w:date="2016-12-27T13:13:00Z">
        <w:r w:rsidRPr="00CC3098">
          <w:rPr>
            <w:rFonts w:ascii="Calibri" w:hAnsi="Calibri"/>
            <w:color w:val="000000"/>
            <w:sz w:val="22"/>
            <w:szCs w:val="22"/>
            <w:rPrChange w:id="117" w:author="Zabatani, Aviad" w:date="2016-12-27T13:16:00Z">
              <w:rPr>
                <w:rFonts w:ascii="Calibri" w:hAnsi="Calibri"/>
                <w:color w:val="000000"/>
                <w:sz w:val="22"/>
                <w:szCs w:val="22"/>
              </w:rPr>
            </w:rPrChange>
          </w:rPr>
          <w:t>Left up x/y must be smaller than right down x/y respectively</w:t>
        </w:r>
      </w:ins>
    </w:p>
    <w:p w14:paraId="1B8FFFF1" w14:textId="7F4BBEFF" w:rsidR="00CC3098" w:rsidRPr="00CC3098" w:rsidRDefault="00CC3098" w:rsidP="00CC3098">
      <w:pPr>
        <w:pStyle w:val="ListParagraph"/>
        <w:numPr>
          <w:ilvl w:val="0"/>
          <w:numId w:val="28"/>
        </w:numPr>
        <w:rPr>
          <w:ins w:id="118" w:author="Zabatani, Aviad" w:date="2016-12-27T13:16:00Z"/>
          <w:rFonts w:ascii="Calibri" w:hAnsi="Calibri"/>
          <w:color w:val="000000"/>
          <w:sz w:val="22"/>
          <w:szCs w:val="22"/>
        </w:rPr>
        <w:pPrChange w:id="119" w:author="Zabatani, Aviad" w:date="2016-12-27T13:16:00Z">
          <w:pPr>
            <w:pStyle w:val="ListParagraph"/>
            <w:numPr>
              <w:numId w:val="28"/>
            </w:numPr>
            <w:ind w:hanging="360"/>
          </w:pPr>
        </w:pPrChange>
      </w:pPr>
      <w:ins w:id="120" w:author="Zabatani, Aviad" w:date="2016-12-27T13:16:00Z">
        <w:r w:rsidRPr="00CC3098">
          <w:rPr>
            <w:rFonts w:ascii="Calibri" w:hAnsi="Calibri"/>
            <w:color w:val="000000"/>
            <w:sz w:val="22"/>
            <w:szCs w:val="22"/>
          </w:rPr>
          <w:t>STATstt</w:t>
        </w:r>
        <w:r w:rsidRPr="00CC3098" w:rsidDel="002A4C0D">
          <w:rPr>
            <w:rFonts w:ascii="Calibri" w:hAnsi="Calibri"/>
            <w:color w:val="000000"/>
            <w:sz w:val="22"/>
            <w:szCs w:val="22"/>
          </w:rPr>
          <w:t xml:space="preserve"> </w:t>
        </w:r>
        <w:r w:rsidRPr="00CC3098">
          <w:rPr>
            <w:rFonts w:ascii="Calibri" w:hAnsi="Calibri"/>
            <w:color w:val="000000"/>
            <w:sz w:val="22"/>
            <w:szCs w:val="22"/>
          </w:rPr>
          <w:t>*LowerThr</w:t>
        </w:r>
        <w:r>
          <w:rPr>
            <w:rFonts w:ascii="Calibri" w:hAnsi="Calibri"/>
            <w:color w:val="000000"/>
            <w:sz w:val="22"/>
            <w:szCs w:val="22"/>
          </w:rPr>
          <w:t xml:space="preserve"> must be smaller than </w:t>
        </w:r>
        <w:r w:rsidRPr="00CC3098">
          <w:rPr>
            <w:rFonts w:ascii="Calibri" w:hAnsi="Calibri"/>
            <w:color w:val="000000"/>
            <w:sz w:val="22"/>
            <w:szCs w:val="22"/>
          </w:rPr>
          <w:t>STATstt</w:t>
        </w:r>
        <w:r w:rsidRPr="00CC3098" w:rsidDel="002A4C0D">
          <w:rPr>
            <w:rFonts w:ascii="Calibri" w:hAnsi="Calibri"/>
            <w:color w:val="000000"/>
            <w:sz w:val="22"/>
            <w:szCs w:val="22"/>
          </w:rPr>
          <w:t xml:space="preserve"> </w:t>
        </w:r>
        <w:r w:rsidRPr="00CC3098">
          <w:rPr>
            <w:rFonts w:ascii="Calibri" w:hAnsi="Calibri"/>
            <w:color w:val="000000"/>
            <w:sz w:val="22"/>
            <w:szCs w:val="22"/>
          </w:rPr>
          <w:t>*</w:t>
        </w:r>
        <w:r>
          <w:rPr>
            <w:rFonts w:ascii="Calibri" w:hAnsi="Calibri"/>
            <w:color w:val="000000"/>
            <w:sz w:val="22"/>
            <w:szCs w:val="22"/>
          </w:rPr>
          <w:t>Upper</w:t>
        </w:r>
        <w:r w:rsidRPr="00CC3098">
          <w:rPr>
            <w:rFonts w:ascii="Calibri" w:hAnsi="Calibri"/>
            <w:color w:val="000000"/>
            <w:sz w:val="22"/>
            <w:szCs w:val="22"/>
          </w:rPr>
          <w:t>Thr</w:t>
        </w:r>
      </w:ins>
    </w:p>
    <w:p w14:paraId="738C5E5A" w14:textId="77777777" w:rsidR="00CC3098" w:rsidRPr="000641C3" w:rsidRDefault="00CC3098" w:rsidP="00CC3098">
      <w:pPr>
        <w:pStyle w:val="ListParagraph"/>
        <w:rPr>
          <w:ins w:id="121" w:author="Zabatani, Aviad" w:date="2016-12-27T13:07:00Z"/>
          <w:rPrChange w:id="122" w:author="Zabatani, Aviad" w:date="2016-12-27T13:07:00Z">
            <w:rPr>
              <w:ins w:id="123" w:author="Zabatani, Aviad" w:date="2016-12-27T13:07:00Z"/>
            </w:rPr>
          </w:rPrChange>
        </w:rPr>
        <w:pPrChange w:id="124" w:author="Zabatani, Aviad" w:date="2016-12-27T13:16:00Z">
          <w:pPr>
            <w:pStyle w:val="Heading2"/>
            <w:tabs>
              <w:tab w:val="num" w:pos="-90"/>
            </w:tabs>
            <w:ind w:left="0" w:hanging="1296"/>
          </w:pPr>
        </w:pPrChange>
      </w:pPr>
    </w:p>
    <w:p w14:paraId="047CF436" w14:textId="77777777" w:rsidR="00220800" w:rsidRDefault="00220800" w:rsidP="00CC3098">
      <w:pPr>
        <w:pStyle w:val="Section"/>
        <w:numPr>
          <w:ilvl w:val="0"/>
          <w:numId w:val="0"/>
        </w:numPr>
        <w:pPrChange w:id="125" w:author="Zabatani, Aviad" w:date="2016-12-27T13:16:00Z">
          <w:pPr>
            <w:pStyle w:val="Section"/>
            <w:numPr>
              <w:numId w:val="0"/>
            </w:numPr>
            <w:ind w:left="0" w:firstLine="0"/>
          </w:pPr>
        </w:pPrChange>
      </w:pPr>
    </w:p>
    <w:sectPr w:rsidR="00220800" w:rsidSect="00E261C0">
      <w:headerReference w:type="even" r:id="rId14"/>
      <w:headerReference w:type="default" r:id="rId15"/>
      <w:footerReference w:type="even" r:id="rId16"/>
      <w:footerReference w:type="default" r:id="rId17"/>
      <w:pgSz w:w="12240" w:h="15840"/>
      <w:pgMar w:top="1440" w:right="1440" w:bottom="1440" w:left="851" w:header="284" w:footer="288"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5C36E8" w14:textId="77777777" w:rsidR="004F610B" w:rsidRDefault="004F610B" w:rsidP="00B652DE">
      <w:r>
        <w:separator/>
      </w:r>
    </w:p>
  </w:endnote>
  <w:endnote w:type="continuationSeparator" w:id="0">
    <w:p w14:paraId="4F451573" w14:textId="77777777" w:rsidR="004F610B" w:rsidRDefault="004F610B" w:rsidP="00B652DE">
      <w:r>
        <w:continuationSeparator/>
      </w:r>
    </w:p>
  </w:endnote>
  <w:endnote w:type="continuationNotice" w:id="1">
    <w:p w14:paraId="56D74715" w14:textId="77777777" w:rsidR="004F610B" w:rsidRDefault="004F61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Bold">
    <w:altName w:val="MS Gothic"/>
    <w:panose1 w:val="00000000000000000000"/>
    <w:charset w:val="80"/>
    <w:family w:val="auto"/>
    <w:notTrueType/>
    <w:pitch w:val="default"/>
    <w:sig w:usb0="00000000" w:usb1="08070000" w:usb2="00000010" w:usb3="00000000" w:csb0="0002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ntel Clear">
    <w:altName w:val="Arial"/>
    <w:panose1 w:val="020B0604020203020204"/>
    <w:charset w:val="00"/>
    <w:family w:val="swiss"/>
    <w:pitch w:val="variable"/>
    <w:sig w:usb0="800000EF" w:usb1="4000205B"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655563"/>
      <w:docPartObj>
        <w:docPartGallery w:val="Page Numbers (Bottom of Page)"/>
        <w:docPartUnique/>
      </w:docPartObj>
    </w:sdtPr>
    <w:sdtEndPr>
      <w:rPr>
        <w:noProof/>
      </w:rPr>
    </w:sdtEndPr>
    <w:sdtContent>
      <w:p w14:paraId="07AA60F7" w14:textId="77777777" w:rsidR="004F610B" w:rsidRDefault="004F610B">
        <w:pPr>
          <w:pStyle w:val="Footer"/>
        </w:pPr>
        <w:r>
          <w:fldChar w:fldCharType="begin"/>
        </w:r>
        <w:r>
          <w:instrText xml:space="preserve"> PAGE   \* MERGEFORMAT </w:instrText>
        </w:r>
        <w:r>
          <w:fldChar w:fldCharType="separate"/>
        </w:r>
        <w:r>
          <w:rPr>
            <w:noProof/>
          </w:rPr>
          <w:t>8</w:t>
        </w:r>
        <w:r>
          <w:rPr>
            <w:noProof/>
          </w:rPr>
          <w:fldChar w:fldCharType="end"/>
        </w:r>
        <w:r>
          <w:rPr>
            <w:noProof/>
          </w:rPr>
          <w:t xml:space="preserve">                                    </w:t>
        </w:r>
        <w:r w:rsidRPr="007E021D">
          <w:rPr>
            <w:b/>
            <w:noProof/>
            <w:color w:val="FF0000"/>
            <w:sz w:val="18"/>
            <w:szCs w:val="18"/>
          </w:rPr>
          <w:t>Intel Confidential</w:t>
        </w:r>
      </w:p>
    </w:sdtContent>
  </w:sdt>
  <w:p w14:paraId="2E569530" w14:textId="77777777" w:rsidR="004F610B" w:rsidRPr="00490CC8" w:rsidRDefault="004F610B" w:rsidP="00B652DE">
    <w:pPr>
      <w:pStyle w:val="Footer"/>
      <w:jc w:val="center"/>
      <w:rPr>
        <w:b/>
        <w:color w:val="FF0000"/>
        <w:sz w:val="18"/>
      </w:rPr>
    </w:pPr>
  </w:p>
  <w:p w14:paraId="4AA61869" w14:textId="77777777" w:rsidR="004F610B" w:rsidRDefault="004F610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6321003"/>
      <w:docPartObj>
        <w:docPartGallery w:val="Page Numbers (Bottom of Page)"/>
        <w:docPartUnique/>
      </w:docPartObj>
    </w:sdtPr>
    <w:sdtEndPr>
      <w:rPr>
        <w:noProof/>
      </w:rPr>
    </w:sdtEndPr>
    <w:sdtContent>
      <w:p w14:paraId="584AAD4E" w14:textId="77777777" w:rsidR="004F610B" w:rsidRDefault="004F610B" w:rsidP="00B652DE">
        <w:pPr>
          <w:pStyle w:val="Footer"/>
          <w:jc w:val="center"/>
          <w:rPr>
            <w:noProof/>
          </w:rPr>
        </w:pPr>
        <w:r>
          <w:fldChar w:fldCharType="begin"/>
        </w:r>
        <w:r>
          <w:instrText xml:space="preserve"> PAGE   \* MERGEFORMAT </w:instrText>
        </w:r>
        <w:r>
          <w:fldChar w:fldCharType="separate"/>
        </w:r>
        <w:r w:rsidR="0023456D">
          <w:rPr>
            <w:noProof/>
          </w:rPr>
          <w:t>14</w:t>
        </w:r>
        <w:r>
          <w:rPr>
            <w:noProof/>
          </w:rPr>
          <w:fldChar w:fldCharType="end"/>
        </w:r>
      </w:p>
      <w:p w14:paraId="43E75E88" w14:textId="77777777" w:rsidR="004F610B" w:rsidRDefault="004F610B" w:rsidP="00B652DE">
        <w:pPr>
          <w:pStyle w:val="Footer"/>
          <w:jc w:val="right"/>
        </w:pPr>
        <w:r>
          <w:rPr>
            <w:noProof/>
          </w:rPr>
          <w:t xml:space="preserve"> </w:t>
        </w:r>
        <w:r w:rsidRPr="007E021D">
          <w:rPr>
            <w:b/>
            <w:noProof/>
            <w:color w:val="FF0000"/>
            <w:sz w:val="18"/>
            <w:szCs w:val="18"/>
          </w:rPr>
          <w:t xml:space="preserve">Intel </w:t>
        </w:r>
        <w:r>
          <w:rPr>
            <w:b/>
            <w:noProof/>
            <w:color w:val="FF0000"/>
            <w:sz w:val="18"/>
            <w:szCs w:val="18"/>
          </w:rPr>
          <w:t>Top Secret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7B48FD" w14:textId="77777777" w:rsidR="004F610B" w:rsidRDefault="004F610B" w:rsidP="00B652DE">
      <w:r>
        <w:separator/>
      </w:r>
    </w:p>
  </w:footnote>
  <w:footnote w:type="continuationSeparator" w:id="0">
    <w:p w14:paraId="2E643CC7" w14:textId="77777777" w:rsidR="004F610B" w:rsidRDefault="004F610B" w:rsidP="00B652DE">
      <w:r>
        <w:continuationSeparator/>
      </w:r>
    </w:p>
  </w:footnote>
  <w:footnote w:type="continuationNotice" w:id="1">
    <w:p w14:paraId="003EE059" w14:textId="77777777" w:rsidR="004F610B" w:rsidRDefault="004F610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677F27" w14:textId="77777777" w:rsidR="004F610B" w:rsidRDefault="004F610B" w:rsidP="00B652DE">
    <w:pPr>
      <w:tabs>
        <w:tab w:val="center" w:pos="3290"/>
        <w:tab w:val="right" w:pos="7900"/>
      </w:tabs>
      <w:spacing w:before="40" w:line="160" w:lineRule="atLeast"/>
      <w:ind w:left="20" w:right="60" w:hanging="1320"/>
      <w:jc w:val="right"/>
      <w:rPr>
        <w:b/>
      </w:rPr>
    </w:pPr>
    <w:r w:rsidRPr="00F677AC">
      <w:rPr>
        <w:b/>
        <w:noProof/>
      </w:rPr>
      <w:drawing>
        <wp:anchor distT="0" distB="0" distL="114300" distR="114300" simplePos="0" relativeHeight="251658241" behindDoc="1" locked="0" layoutInCell="1" allowOverlap="1" wp14:anchorId="7CC8E6E7" wp14:editId="424F388F">
          <wp:simplePos x="0" y="0"/>
          <wp:positionH relativeFrom="column">
            <wp:posOffset>-1419367</wp:posOffset>
          </wp:positionH>
          <wp:positionV relativeFrom="paragraph">
            <wp:posOffset>-476156</wp:posOffset>
          </wp:positionV>
          <wp:extent cx="1257300" cy="951865"/>
          <wp:effectExtent l="0" t="0" r="0" b="0"/>
          <wp:wrapNone/>
          <wp:docPr id="25" name="Picture 25"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tel_rgb_100"/>
                  <pic:cNvPicPr>
                    <a:picLocks noChangeAspect="1" noChangeArrowheads="1"/>
                  </pic:cNvPicPr>
                </pic:nvPicPr>
                <pic:blipFill>
                  <a:blip r:embed="rId1"/>
                  <a:srcRect/>
                  <a:stretch>
                    <a:fillRect/>
                  </a:stretch>
                </pic:blipFill>
                <pic:spPr bwMode="auto">
                  <a:xfrm>
                    <a:off x="0" y="0"/>
                    <a:ext cx="1257300" cy="951865"/>
                  </a:xfrm>
                  <a:prstGeom prst="rect">
                    <a:avLst/>
                  </a:prstGeom>
                  <a:noFill/>
                </pic:spPr>
              </pic:pic>
            </a:graphicData>
          </a:graphic>
        </wp:anchor>
      </w:drawing>
    </w:r>
    <w:r>
      <w:rPr>
        <w:b/>
      </w:rPr>
      <w:t>IVCAM1.5 E0 Algorithm requirement – Code Filters</w:t>
    </w:r>
  </w:p>
  <w:p w14:paraId="7C85FC6A" w14:textId="77777777" w:rsidR="004F610B" w:rsidRPr="00F677AC" w:rsidRDefault="004F610B" w:rsidP="00B652DE">
    <w:pPr>
      <w:tabs>
        <w:tab w:val="center" w:pos="3290"/>
        <w:tab w:val="right" w:pos="7900"/>
      </w:tabs>
      <w:spacing w:before="40" w:line="160" w:lineRule="atLeast"/>
      <w:ind w:left="20" w:right="60" w:hanging="1320"/>
      <w:jc w:val="center"/>
      <w:rPr>
        <w:b/>
      </w:rPr>
    </w:pPr>
  </w:p>
  <w:p w14:paraId="3B317B73" w14:textId="77777777" w:rsidR="004F610B" w:rsidRDefault="004F610B"/>
  <w:p w14:paraId="7459B7E0" w14:textId="77777777" w:rsidR="004F610B" w:rsidRDefault="004F610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984185" w14:textId="77777777" w:rsidR="004F610B" w:rsidRPr="00E57D8A" w:rsidRDefault="004F610B" w:rsidP="006E13E4">
    <w:pPr>
      <w:tabs>
        <w:tab w:val="center" w:pos="3290"/>
        <w:tab w:val="right" w:pos="7900"/>
      </w:tabs>
      <w:spacing w:before="40" w:line="160" w:lineRule="atLeast"/>
      <w:ind w:left="1325" w:hanging="1325"/>
      <w:rPr>
        <w:b/>
      </w:rPr>
    </w:pPr>
    <w:r>
      <w:rPr>
        <w:noProof/>
      </w:rPr>
      <w:drawing>
        <wp:anchor distT="0" distB="0" distL="114300" distR="114300" simplePos="0" relativeHeight="251682304" behindDoc="1" locked="0" layoutInCell="1" allowOverlap="1" wp14:anchorId="74399D8A" wp14:editId="615D9DEF">
          <wp:simplePos x="0" y="0"/>
          <wp:positionH relativeFrom="column">
            <wp:posOffset>-103827</wp:posOffset>
          </wp:positionH>
          <wp:positionV relativeFrom="paragraph">
            <wp:posOffset>30480</wp:posOffset>
          </wp:positionV>
          <wp:extent cx="894715" cy="46355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4715" cy="463550"/>
                  </a:xfrm>
                  <a:prstGeom prst="rect">
                    <a:avLst/>
                  </a:prstGeom>
                </pic:spPr>
              </pic:pic>
            </a:graphicData>
          </a:graphic>
        </wp:anchor>
      </w:drawing>
    </w:r>
    <w:r>
      <w:rPr>
        <w:noProof/>
      </w:rPr>
      <w:drawing>
        <wp:anchor distT="0" distB="0" distL="114300" distR="114300" simplePos="0" relativeHeight="251658752" behindDoc="1" locked="0" layoutInCell="1" allowOverlap="1" wp14:anchorId="5F80BBC1" wp14:editId="68AFC476">
          <wp:simplePos x="0" y="0"/>
          <wp:positionH relativeFrom="page">
            <wp:align>right</wp:align>
          </wp:positionH>
          <wp:positionV relativeFrom="paragraph">
            <wp:posOffset>-178055</wp:posOffset>
          </wp:positionV>
          <wp:extent cx="918845" cy="695960"/>
          <wp:effectExtent l="0" t="0" r="0" b="0"/>
          <wp:wrapNone/>
          <wp:docPr id="26" name="Picture 26"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el_rgb_100"/>
                  <pic:cNvPicPr>
                    <a:picLocks noChangeAspect="1" noChangeArrowheads="1"/>
                  </pic:cNvPicPr>
                </pic:nvPicPr>
                <pic:blipFill>
                  <a:blip r:embed="rId2"/>
                  <a:srcRect/>
                  <a:stretch>
                    <a:fillRect/>
                  </a:stretch>
                </pic:blipFill>
                <pic:spPr bwMode="auto">
                  <a:xfrm>
                    <a:off x="0" y="0"/>
                    <a:ext cx="918845" cy="695960"/>
                  </a:xfrm>
                  <a:prstGeom prst="rect">
                    <a:avLst/>
                  </a:prstGeom>
                  <a:noFill/>
                </pic:spPr>
              </pic:pic>
            </a:graphicData>
          </a:graphic>
          <wp14:sizeRelH relativeFrom="margin">
            <wp14:pctWidth>0</wp14:pctWidth>
          </wp14:sizeRelH>
          <wp14:sizeRelV relativeFrom="margin">
            <wp14:pctHeight>0</wp14:pctHeight>
          </wp14:sizeRelV>
        </wp:anchor>
      </w:drawing>
    </w:r>
    <w:r w:rsidRPr="00A3190A">
      <w:rPr>
        <w:b/>
      </w:rPr>
      <w:t xml:space="preserve"> </w:t>
    </w:r>
    <w:r>
      <w:rPr>
        <w:b/>
      </w:rPr>
      <w:tab/>
    </w:r>
    <w:r w:rsidRPr="00CD2C15">
      <w:rPr>
        <w:b/>
      </w:rPr>
      <w:t xml:space="preserve">ASIC A0 </w:t>
    </w:r>
    <w:r>
      <w:rPr>
        <w:b/>
      </w:rPr>
      <w:t>STT</w:t>
    </w:r>
    <w:r w:rsidRPr="00CD2C15">
      <w:rPr>
        <w:b/>
      </w:rPr>
      <w:t xml:space="preserv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93902"/>
    <w:multiLevelType w:val="hybridMultilevel"/>
    <w:tmpl w:val="EDC2EF5C"/>
    <w:lvl w:ilvl="0" w:tplc="04090001">
      <w:start w:val="59"/>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96170"/>
    <w:multiLevelType w:val="hybridMultilevel"/>
    <w:tmpl w:val="8466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E0443"/>
    <w:multiLevelType w:val="hybridMultilevel"/>
    <w:tmpl w:val="78E4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30320"/>
    <w:multiLevelType w:val="hybridMultilevel"/>
    <w:tmpl w:val="28F6EC28"/>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82775B"/>
    <w:multiLevelType w:val="multilevel"/>
    <w:tmpl w:val="FD66D15E"/>
    <w:lvl w:ilvl="0">
      <w:start w:val="1"/>
      <w:numFmt w:val="decimal"/>
      <w:pStyle w:val="Heading1"/>
      <w:lvlText w:val="%1"/>
      <w:lvlJc w:val="left"/>
      <w:pPr>
        <w:ind w:left="142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FA952E2"/>
    <w:multiLevelType w:val="hybridMultilevel"/>
    <w:tmpl w:val="C970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474A3"/>
    <w:multiLevelType w:val="hybridMultilevel"/>
    <w:tmpl w:val="621C5912"/>
    <w:lvl w:ilvl="0" w:tplc="C48498B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D3CB5"/>
    <w:multiLevelType w:val="hybridMultilevel"/>
    <w:tmpl w:val="9DD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B1F63"/>
    <w:multiLevelType w:val="hybridMultilevel"/>
    <w:tmpl w:val="81C4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00B54"/>
    <w:multiLevelType w:val="hybridMultilevel"/>
    <w:tmpl w:val="70D4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960A4"/>
    <w:multiLevelType w:val="hybridMultilevel"/>
    <w:tmpl w:val="5A8874F0"/>
    <w:lvl w:ilvl="0" w:tplc="04090001">
      <w:start w:val="1"/>
      <w:numFmt w:val="bullet"/>
      <w:lvlText w:val=""/>
      <w:lvlJc w:val="left"/>
      <w:pPr>
        <w:ind w:left="720" w:hanging="360"/>
      </w:pPr>
      <w:rPr>
        <w:rFonts w:ascii="Symbol" w:hAnsi="Symbo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A01E2"/>
    <w:multiLevelType w:val="hybridMultilevel"/>
    <w:tmpl w:val="DB4A2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25564"/>
    <w:multiLevelType w:val="singleLevel"/>
    <w:tmpl w:val="FF389898"/>
    <w:lvl w:ilvl="0">
      <w:start w:val="1"/>
      <w:numFmt w:val="bullet"/>
      <w:pStyle w:val="Bullet"/>
      <w:lvlText w:val=""/>
      <w:lvlJc w:val="left"/>
      <w:pPr>
        <w:tabs>
          <w:tab w:val="num" w:pos="360"/>
        </w:tabs>
        <w:ind w:left="216" w:hanging="216"/>
      </w:pPr>
      <w:rPr>
        <w:rFonts w:ascii="Symbol" w:hAnsi="Symbol" w:hint="default"/>
        <w:color w:val="auto"/>
      </w:rPr>
    </w:lvl>
  </w:abstractNum>
  <w:abstractNum w:abstractNumId="13" w15:restartNumberingAfterBreak="0">
    <w:nsid w:val="58C255C0"/>
    <w:multiLevelType w:val="hybridMultilevel"/>
    <w:tmpl w:val="DCEA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C67EDC"/>
    <w:multiLevelType w:val="hybridMultilevel"/>
    <w:tmpl w:val="4490B0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335BE6"/>
    <w:multiLevelType w:val="hybridMultilevel"/>
    <w:tmpl w:val="C98A716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5C852C4C"/>
    <w:multiLevelType w:val="hybridMultilevel"/>
    <w:tmpl w:val="30CEB10E"/>
    <w:lvl w:ilvl="0" w:tplc="04090001">
      <w:start w:val="5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DD7C55"/>
    <w:multiLevelType w:val="hybridMultilevel"/>
    <w:tmpl w:val="CDFE3D5A"/>
    <w:lvl w:ilvl="0" w:tplc="5818FF40">
      <w:start w:val="1"/>
      <w:numFmt w:val="bullet"/>
      <w:lvlText w:val="-"/>
      <w:lvlJc w:val="left"/>
      <w:pPr>
        <w:ind w:left="720" w:hanging="360"/>
      </w:pPr>
      <w:rPr>
        <w:rFonts w:ascii="Calibri" w:eastAsia="Times New Roman" w:hAnsi="Calibri" w:cs="Times New Roman"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B0F14"/>
    <w:multiLevelType w:val="hybridMultilevel"/>
    <w:tmpl w:val="5EA4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6E706C"/>
    <w:multiLevelType w:val="hybridMultilevel"/>
    <w:tmpl w:val="F314C75C"/>
    <w:lvl w:ilvl="0" w:tplc="B4B0651E">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DEA0C00"/>
    <w:multiLevelType w:val="hybridMultilevel"/>
    <w:tmpl w:val="047094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B15B11"/>
    <w:multiLevelType w:val="hybridMultilevel"/>
    <w:tmpl w:val="C44C13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6"/>
  </w:num>
  <w:num w:numId="3">
    <w:abstractNumId w:val="0"/>
  </w:num>
  <w:num w:numId="4">
    <w:abstractNumId w:val="12"/>
  </w:num>
  <w:num w:numId="5">
    <w:abstractNumId w:val="4"/>
  </w:num>
  <w:num w:numId="6">
    <w:abstractNumId w:val="4"/>
  </w:num>
  <w:num w:numId="7">
    <w:abstractNumId w:val="4"/>
  </w:num>
  <w:num w:numId="8">
    <w:abstractNumId w:val="4"/>
  </w:num>
  <w:num w:numId="9">
    <w:abstractNumId w:val="4"/>
  </w:num>
  <w:num w:numId="10">
    <w:abstractNumId w:val="18"/>
  </w:num>
  <w:num w:numId="11">
    <w:abstractNumId w:val="11"/>
  </w:num>
  <w:num w:numId="12">
    <w:abstractNumId w:val="7"/>
  </w:num>
  <w:num w:numId="13">
    <w:abstractNumId w:val="8"/>
  </w:num>
  <w:num w:numId="14">
    <w:abstractNumId w:val="20"/>
  </w:num>
  <w:num w:numId="15">
    <w:abstractNumId w:val="21"/>
  </w:num>
  <w:num w:numId="16">
    <w:abstractNumId w:val="1"/>
  </w:num>
  <w:num w:numId="17">
    <w:abstractNumId w:val="17"/>
  </w:num>
  <w:num w:numId="18">
    <w:abstractNumId w:val="10"/>
  </w:num>
  <w:num w:numId="19">
    <w:abstractNumId w:val="14"/>
  </w:num>
  <w:num w:numId="20">
    <w:abstractNumId w:val="15"/>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6"/>
  </w:num>
  <w:num w:numId="25">
    <w:abstractNumId w:val="13"/>
  </w:num>
  <w:num w:numId="26">
    <w:abstractNumId w:val="2"/>
  </w:num>
  <w:num w:numId="27">
    <w:abstractNumId w:val="9"/>
  </w:num>
  <w:num w:numId="2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abatani, Aviad">
    <w15:presenceInfo w15:providerId="AD" w15:userId="S-1-5-21-2052111302-1275210071-1644491937-612348"/>
  </w15:person>
  <w15:person w15:author="Chechik, Yoni">
    <w15:presenceInfo w15:providerId="AD" w15:userId="S-1-5-21-2052111302-1275210071-1644491937-8269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attachedTemplate r:id="rId1"/>
  <w:trackRevisions/>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E4"/>
    <w:rsid w:val="0001248E"/>
    <w:rsid w:val="00015600"/>
    <w:rsid w:val="000211CE"/>
    <w:rsid w:val="00023988"/>
    <w:rsid w:val="00023E92"/>
    <w:rsid w:val="000253FB"/>
    <w:rsid w:val="00026A84"/>
    <w:rsid w:val="00040139"/>
    <w:rsid w:val="00040FAA"/>
    <w:rsid w:val="0004673B"/>
    <w:rsid w:val="00051B96"/>
    <w:rsid w:val="00060BD3"/>
    <w:rsid w:val="0006196D"/>
    <w:rsid w:val="00061B3F"/>
    <w:rsid w:val="000637D5"/>
    <w:rsid w:val="000641C3"/>
    <w:rsid w:val="00065B1A"/>
    <w:rsid w:val="000764C4"/>
    <w:rsid w:val="00084E23"/>
    <w:rsid w:val="000867BE"/>
    <w:rsid w:val="000944D1"/>
    <w:rsid w:val="00095915"/>
    <w:rsid w:val="000A0015"/>
    <w:rsid w:val="000A086C"/>
    <w:rsid w:val="000A2939"/>
    <w:rsid w:val="000A29EE"/>
    <w:rsid w:val="000A3F8D"/>
    <w:rsid w:val="000B16C9"/>
    <w:rsid w:val="000B6956"/>
    <w:rsid w:val="000B76D2"/>
    <w:rsid w:val="000C0B46"/>
    <w:rsid w:val="000D6110"/>
    <w:rsid w:val="000E0F96"/>
    <w:rsid w:val="000E3642"/>
    <w:rsid w:val="000F264F"/>
    <w:rsid w:val="0010143E"/>
    <w:rsid w:val="00107266"/>
    <w:rsid w:val="00110FF9"/>
    <w:rsid w:val="00111492"/>
    <w:rsid w:val="00113037"/>
    <w:rsid w:val="00113589"/>
    <w:rsid w:val="00113874"/>
    <w:rsid w:val="00121ED4"/>
    <w:rsid w:val="00122F86"/>
    <w:rsid w:val="001316DF"/>
    <w:rsid w:val="00133335"/>
    <w:rsid w:val="00133BC8"/>
    <w:rsid w:val="0013406E"/>
    <w:rsid w:val="001436E5"/>
    <w:rsid w:val="00145054"/>
    <w:rsid w:val="00170447"/>
    <w:rsid w:val="001842CB"/>
    <w:rsid w:val="00186E4A"/>
    <w:rsid w:val="0019739A"/>
    <w:rsid w:val="001A62F5"/>
    <w:rsid w:val="001B0BFE"/>
    <w:rsid w:val="001C14DF"/>
    <w:rsid w:val="001E0081"/>
    <w:rsid w:val="001E4D56"/>
    <w:rsid w:val="001E7814"/>
    <w:rsid w:val="001F14E7"/>
    <w:rsid w:val="001F43EB"/>
    <w:rsid w:val="0020634E"/>
    <w:rsid w:val="00207456"/>
    <w:rsid w:val="00210EE7"/>
    <w:rsid w:val="00220800"/>
    <w:rsid w:val="00222C54"/>
    <w:rsid w:val="00222F3D"/>
    <w:rsid w:val="00225DB8"/>
    <w:rsid w:val="0022661C"/>
    <w:rsid w:val="00231571"/>
    <w:rsid w:val="00233F11"/>
    <w:rsid w:val="0023456D"/>
    <w:rsid w:val="00237F90"/>
    <w:rsid w:val="00242665"/>
    <w:rsid w:val="00244109"/>
    <w:rsid w:val="00254B82"/>
    <w:rsid w:val="0025582B"/>
    <w:rsid w:val="002619DC"/>
    <w:rsid w:val="00263A65"/>
    <w:rsid w:val="00264CA0"/>
    <w:rsid w:val="0026634A"/>
    <w:rsid w:val="00267F49"/>
    <w:rsid w:val="00273C05"/>
    <w:rsid w:val="00282AFD"/>
    <w:rsid w:val="00295BD7"/>
    <w:rsid w:val="002A0CC6"/>
    <w:rsid w:val="002A2E83"/>
    <w:rsid w:val="002A4C0D"/>
    <w:rsid w:val="002A6044"/>
    <w:rsid w:val="002A6A42"/>
    <w:rsid w:val="002B6276"/>
    <w:rsid w:val="002B749D"/>
    <w:rsid w:val="002D0E57"/>
    <w:rsid w:val="002D1E63"/>
    <w:rsid w:val="002E1B7A"/>
    <w:rsid w:val="002E1E98"/>
    <w:rsid w:val="002E2E9C"/>
    <w:rsid w:val="002F7181"/>
    <w:rsid w:val="00305F8A"/>
    <w:rsid w:val="003102F9"/>
    <w:rsid w:val="0031198B"/>
    <w:rsid w:val="00317BBA"/>
    <w:rsid w:val="003313E3"/>
    <w:rsid w:val="00333125"/>
    <w:rsid w:val="0033670C"/>
    <w:rsid w:val="00337500"/>
    <w:rsid w:val="0035211E"/>
    <w:rsid w:val="00354A7E"/>
    <w:rsid w:val="003568B4"/>
    <w:rsid w:val="00357B4F"/>
    <w:rsid w:val="00364141"/>
    <w:rsid w:val="00364FB1"/>
    <w:rsid w:val="00365C84"/>
    <w:rsid w:val="0037002A"/>
    <w:rsid w:val="00382E92"/>
    <w:rsid w:val="003861F1"/>
    <w:rsid w:val="00387794"/>
    <w:rsid w:val="003966FF"/>
    <w:rsid w:val="003A33B8"/>
    <w:rsid w:val="003C13EB"/>
    <w:rsid w:val="003D213E"/>
    <w:rsid w:val="003D7402"/>
    <w:rsid w:val="003F3E9A"/>
    <w:rsid w:val="00400F02"/>
    <w:rsid w:val="00405B9C"/>
    <w:rsid w:val="00406311"/>
    <w:rsid w:val="004079D8"/>
    <w:rsid w:val="004122B8"/>
    <w:rsid w:val="00413E5D"/>
    <w:rsid w:val="0042026F"/>
    <w:rsid w:val="00426AC2"/>
    <w:rsid w:val="00426B8D"/>
    <w:rsid w:val="004335F9"/>
    <w:rsid w:val="00434D18"/>
    <w:rsid w:val="0043758A"/>
    <w:rsid w:val="00440C9A"/>
    <w:rsid w:val="00450A3D"/>
    <w:rsid w:val="00451258"/>
    <w:rsid w:val="00467E2B"/>
    <w:rsid w:val="00472EF7"/>
    <w:rsid w:val="00481F0E"/>
    <w:rsid w:val="004851BB"/>
    <w:rsid w:val="004900CA"/>
    <w:rsid w:val="00490532"/>
    <w:rsid w:val="004A0740"/>
    <w:rsid w:val="004A3427"/>
    <w:rsid w:val="004A7480"/>
    <w:rsid w:val="004D2482"/>
    <w:rsid w:val="004E06CA"/>
    <w:rsid w:val="004E2BD2"/>
    <w:rsid w:val="004F3F62"/>
    <w:rsid w:val="004F610B"/>
    <w:rsid w:val="0050235E"/>
    <w:rsid w:val="00505430"/>
    <w:rsid w:val="00510B68"/>
    <w:rsid w:val="0052074C"/>
    <w:rsid w:val="005516FC"/>
    <w:rsid w:val="00562A58"/>
    <w:rsid w:val="00575FB7"/>
    <w:rsid w:val="00581AB3"/>
    <w:rsid w:val="00585B35"/>
    <w:rsid w:val="005862EB"/>
    <w:rsid w:val="00586AC3"/>
    <w:rsid w:val="00592307"/>
    <w:rsid w:val="005971B4"/>
    <w:rsid w:val="005A7751"/>
    <w:rsid w:val="005B0A76"/>
    <w:rsid w:val="005B36AF"/>
    <w:rsid w:val="005B4A7F"/>
    <w:rsid w:val="005C6564"/>
    <w:rsid w:val="005D0A4E"/>
    <w:rsid w:val="005D6DF7"/>
    <w:rsid w:val="005D759C"/>
    <w:rsid w:val="005E4189"/>
    <w:rsid w:val="005F6E12"/>
    <w:rsid w:val="00605AF1"/>
    <w:rsid w:val="00610B61"/>
    <w:rsid w:val="00623D8F"/>
    <w:rsid w:val="00624C5E"/>
    <w:rsid w:val="00627802"/>
    <w:rsid w:val="00627B55"/>
    <w:rsid w:val="006521E9"/>
    <w:rsid w:val="00654C34"/>
    <w:rsid w:val="00671B84"/>
    <w:rsid w:val="00672D44"/>
    <w:rsid w:val="00681B2F"/>
    <w:rsid w:val="00682025"/>
    <w:rsid w:val="00687DED"/>
    <w:rsid w:val="006913AA"/>
    <w:rsid w:val="006934E8"/>
    <w:rsid w:val="00695206"/>
    <w:rsid w:val="006B311E"/>
    <w:rsid w:val="006B3481"/>
    <w:rsid w:val="006B361F"/>
    <w:rsid w:val="006B52EE"/>
    <w:rsid w:val="006C0740"/>
    <w:rsid w:val="006C6654"/>
    <w:rsid w:val="006D145A"/>
    <w:rsid w:val="006E0EB2"/>
    <w:rsid w:val="006E13E4"/>
    <w:rsid w:val="006E4176"/>
    <w:rsid w:val="00705354"/>
    <w:rsid w:val="00707C7E"/>
    <w:rsid w:val="00712C5B"/>
    <w:rsid w:val="00721669"/>
    <w:rsid w:val="00723A7B"/>
    <w:rsid w:val="0072498E"/>
    <w:rsid w:val="0073488F"/>
    <w:rsid w:val="0074276A"/>
    <w:rsid w:val="00747CFD"/>
    <w:rsid w:val="007506E2"/>
    <w:rsid w:val="00751BAD"/>
    <w:rsid w:val="00757DBD"/>
    <w:rsid w:val="00762553"/>
    <w:rsid w:val="00764BB2"/>
    <w:rsid w:val="007665B9"/>
    <w:rsid w:val="007747B5"/>
    <w:rsid w:val="007751A4"/>
    <w:rsid w:val="007866D2"/>
    <w:rsid w:val="007930A5"/>
    <w:rsid w:val="0079341A"/>
    <w:rsid w:val="007A5EE0"/>
    <w:rsid w:val="007C3114"/>
    <w:rsid w:val="007E7F04"/>
    <w:rsid w:val="007F1AE6"/>
    <w:rsid w:val="0080303B"/>
    <w:rsid w:val="00805140"/>
    <w:rsid w:val="00805642"/>
    <w:rsid w:val="00811523"/>
    <w:rsid w:val="00813943"/>
    <w:rsid w:val="00814D66"/>
    <w:rsid w:val="008202A6"/>
    <w:rsid w:val="008255FE"/>
    <w:rsid w:val="00827284"/>
    <w:rsid w:val="00831FED"/>
    <w:rsid w:val="00834706"/>
    <w:rsid w:val="008362F5"/>
    <w:rsid w:val="00844E51"/>
    <w:rsid w:val="00851058"/>
    <w:rsid w:val="00865B59"/>
    <w:rsid w:val="00876FAC"/>
    <w:rsid w:val="008777D5"/>
    <w:rsid w:val="00884BE5"/>
    <w:rsid w:val="008853F2"/>
    <w:rsid w:val="00890748"/>
    <w:rsid w:val="008A32ED"/>
    <w:rsid w:val="008A5CF8"/>
    <w:rsid w:val="008A6448"/>
    <w:rsid w:val="008A784E"/>
    <w:rsid w:val="008B2FE4"/>
    <w:rsid w:val="008B627E"/>
    <w:rsid w:val="008C4F88"/>
    <w:rsid w:val="008D43BF"/>
    <w:rsid w:val="008E1BEE"/>
    <w:rsid w:val="008F386E"/>
    <w:rsid w:val="0090493D"/>
    <w:rsid w:val="00911AB3"/>
    <w:rsid w:val="00934A5B"/>
    <w:rsid w:val="0094203A"/>
    <w:rsid w:val="00942428"/>
    <w:rsid w:val="00947F67"/>
    <w:rsid w:val="009500CB"/>
    <w:rsid w:val="009512C6"/>
    <w:rsid w:val="0095226D"/>
    <w:rsid w:val="009527DC"/>
    <w:rsid w:val="00952CD8"/>
    <w:rsid w:val="009622A9"/>
    <w:rsid w:val="00965F30"/>
    <w:rsid w:val="00971353"/>
    <w:rsid w:val="009753E5"/>
    <w:rsid w:val="0097700E"/>
    <w:rsid w:val="00990F69"/>
    <w:rsid w:val="00993BF1"/>
    <w:rsid w:val="009B142B"/>
    <w:rsid w:val="009B1DBE"/>
    <w:rsid w:val="009B2C5A"/>
    <w:rsid w:val="009B5E61"/>
    <w:rsid w:val="009B6875"/>
    <w:rsid w:val="009B72DB"/>
    <w:rsid w:val="009C6D58"/>
    <w:rsid w:val="009E2F48"/>
    <w:rsid w:val="00A05425"/>
    <w:rsid w:val="00A125A9"/>
    <w:rsid w:val="00A1588C"/>
    <w:rsid w:val="00A20FE6"/>
    <w:rsid w:val="00A32DBA"/>
    <w:rsid w:val="00A41A5C"/>
    <w:rsid w:val="00A51EFB"/>
    <w:rsid w:val="00A637FC"/>
    <w:rsid w:val="00A66776"/>
    <w:rsid w:val="00A74C8F"/>
    <w:rsid w:val="00A923DF"/>
    <w:rsid w:val="00A95904"/>
    <w:rsid w:val="00AC10C4"/>
    <w:rsid w:val="00AC7DB0"/>
    <w:rsid w:val="00AD19AC"/>
    <w:rsid w:val="00AE2591"/>
    <w:rsid w:val="00AF3C0E"/>
    <w:rsid w:val="00B032AA"/>
    <w:rsid w:val="00B12198"/>
    <w:rsid w:val="00B1312F"/>
    <w:rsid w:val="00B2442E"/>
    <w:rsid w:val="00B3039F"/>
    <w:rsid w:val="00B33993"/>
    <w:rsid w:val="00B36BF2"/>
    <w:rsid w:val="00B36EE4"/>
    <w:rsid w:val="00B475BF"/>
    <w:rsid w:val="00B61874"/>
    <w:rsid w:val="00B62C02"/>
    <w:rsid w:val="00B6314C"/>
    <w:rsid w:val="00B652DE"/>
    <w:rsid w:val="00B66521"/>
    <w:rsid w:val="00B67B31"/>
    <w:rsid w:val="00B81640"/>
    <w:rsid w:val="00B83DE2"/>
    <w:rsid w:val="00B86619"/>
    <w:rsid w:val="00BA0585"/>
    <w:rsid w:val="00BA1875"/>
    <w:rsid w:val="00BA6068"/>
    <w:rsid w:val="00BB67DD"/>
    <w:rsid w:val="00BC0792"/>
    <w:rsid w:val="00BC0C6C"/>
    <w:rsid w:val="00BC1775"/>
    <w:rsid w:val="00BF0927"/>
    <w:rsid w:val="00BF51F1"/>
    <w:rsid w:val="00BF71A9"/>
    <w:rsid w:val="00C00434"/>
    <w:rsid w:val="00C20D5F"/>
    <w:rsid w:val="00C23BEF"/>
    <w:rsid w:val="00C3421B"/>
    <w:rsid w:val="00C43655"/>
    <w:rsid w:val="00C44315"/>
    <w:rsid w:val="00C447B4"/>
    <w:rsid w:val="00C52266"/>
    <w:rsid w:val="00C67FDD"/>
    <w:rsid w:val="00C70592"/>
    <w:rsid w:val="00C71BC2"/>
    <w:rsid w:val="00C729CB"/>
    <w:rsid w:val="00C81877"/>
    <w:rsid w:val="00C8381F"/>
    <w:rsid w:val="00C83ECA"/>
    <w:rsid w:val="00C86F4D"/>
    <w:rsid w:val="00C9079E"/>
    <w:rsid w:val="00C9584B"/>
    <w:rsid w:val="00CB55AC"/>
    <w:rsid w:val="00CB6D4E"/>
    <w:rsid w:val="00CC0BDE"/>
    <w:rsid w:val="00CC3098"/>
    <w:rsid w:val="00CC400E"/>
    <w:rsid w:val="00CC4963"/>
    <w:rsid w:val="00CC56B4"/>
    <w:rsid w:val="00CC7066"/>
    <w:rsid w:val="00CD112C"/>
    <w:rsid w:val="00CD2C15"/>
    <w:rsid w:val="00CD3CD3"/>
    <w:rsid w:val="00CD65DB"/>
    <w:rsid w:val="00CE50A3"/>
    <w:rsid w:val="00CF2C2A"/>
    <w:rsid w:val="00CF4DFF"/>
    <w:rsid w:val="00CF7B8D"/>
    <w:rsid w:val="00D01F7E"/>
    <w:rsid w:val="00D03D9E"/>
    <w:rsid w:val="00D1018D"/>
    <w:rsid w:val="00D243B4"/>
    <w:rsid w:val="00D30ED1"/>
    <w:rsid w:val="00D35485"/>
    <w:rsid w:val="00D4009D"/>
    <w:rsid w:val="00D40CE2"/>
    <w:rsid w:val="00D46007"/>
    <w:rsid w:val="00D50224"/>
    <w:rsid w:val="00D50345"/>
    <w:rsid w:val="00D542A4"/>
    <w:rsid w:val="00D56D7A"/>
    <w:rsid w:val="00D60B81"/>
    <w:rsid w:val="00D6566D"/>
    <w:rsid w:val="00D67ED9"/>
    <w:rsid w:val="00D73ACF"/>
    <w:rsid w:val="00D75BAC"/>
    <w:rsid w:val="00D819C5"/>
    <w:rsid w:val="00D822FD"/>
    <w:rsid w:val="00D86C21"/>
    <w:rsid w:val="00D87623"/>
    <w:rsid w:val="00D929B6"/>
    <w:rsid w:val="00DA74FA"/>
    <w:rsid w:val="00DB5D83"/>
    <w:rsid w:val="00DB692E"/>
    <w:rsid w:val="00DC5C9C"/>
    <w:rsid w:val="00DC69EB"/>
    <w:rsid w:val="00DD24B3"/>
    <w:rsid w:val="00DD526F"/>
    <w:rsid w:val="00DD6E3F"/>
    <w:rsid w:val="00DE0081"/>
    <w:rsid w:val="00DE0F24"/>
    <w:rsid w:val="00DE1528"/>
    <w:rsid w:val="00DE5947"/>
    <w:rsid w:val="00DF19AA"/>
    <w:rsid w:val="00DF533D"/>
    <w:rsid w:val="00E0074B"/>
    <w:rsid w:val="00E047F5"/>
    <w:rsid w:val="00E0652D"/>
    <w:rsid w:val="00E11F93"/>
    <w:rsid w:val="00E1487E"/>
    <w:rsid w:val="00E15A5B"/>
    <w:rsid w:val="00E261C0"/>
    <w:rsid w:val="00E262C5"/>
    <w:rsid w:val="00E301DE"/>
    <w:rsid w:val="00E41BA9"/>
    <w:rsid w:val="00E51158"/>
    <w:rsid w:val="00E57D8A"/>
    <w:rsid w:val="00E643F1"/>
    <w:rsid w:val="00E6460B"/>
    <w:rsid w:val="00E64E0A"/>
    <w:rsid w:val="00E85F53"/>
    <w:rsid w:val="00EA1C99"/>
    <w:rsid w:val="00EB34FA"/>
    <w:rsid w:val="00EC0EDD"/>
    <w:rsid w:val="00EC2726"/>
    <w:rsid w:val="00EC45EE"/>
    <w:rsid w:val="00EE2A22"/>
    <w:rsid w:val="00EE46F7"/>
    <w:rsid w:val="00EF1CAF"/>
    <w:rsid w:val="00F07F45"/>
    <w:rsid w:val="00F11D3D"/>
    <w:rsid w:val="00F15079"/>
    <w:rsid w:val="00F25921"/>
    <w:rsid w:val="00F40D53"/>
    <w:rsid w:val="00F421E7"/>
    <w:rsid w:val="00F55922"/>
    <w:rsid w:val="00F568ED"/>
    <w:rsid w:val="00F64060"/>
    <w:rsid w:val="00F65B11"/>
    <w:rsid w:val="00F67771"/>
    <w:rsid w:val="00F71DD0"/>
    <w:rsid w:val="00F73C72"/>
    <w:rsid w:val="00F83397"/>
    <w:rsid w:val="00FA06A3"/>
    <w:rsid w:val="00FA1873"/>
    <w:rsid w:val="00FA32D2"/>
    <w:rsid w:val="00FA481E"/>
    <w:rsid w:val="00FB40B7"/>
    <w:rsid w:val="00FC0F13"/>
    <w:rsid w:val="00FD03A5"/>
    <w:rsid w:val="00FD2006"/>
    <w:rsid w:val="00FD45BC"/>
    <w:rsid w:val="00FD61EF"/>
    <w:rsid w:val="00FE24AF"/>
    <w:rsid w:val="00FE27D6"/>
    <w:rsid w:val="00FF0FD9"/>
    <w:rsid w:val="00FF28B2"/>
    <w:rsid w:val="00FF2E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7252C9C"/>
  <w15:chartTrackingRefBased/>
  <w15:docId w15:val="{B5E1396E-68CF-4D5D-8DB2-C3B63A01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C7E"/>
    <w:pPr>
      <w:spacing w:after="120" w:line="240" w:lineRule="auto"/>
    </w:pPr>
    <w:rPr>
      <w:rFonts w:ascii="Times New Roman" w:eastAsia="Times New Roman" w:hAnsi="Times New Roman" w:cs="Times New Roman"/>
      <w:sz w:val="24"/>
      <w:szCs w:val="24"/>
      <w:lang w:bidi="he-IL"/>
    </w:rPr>
  </w:style>
  <w:style w:type="paragraph" w:styleId="Heading1">
    <w:name w:val="heading 1"/>
    <w:basedOn w:val="Normal"/>
    <w:next w:val="Normal"/>
    <w:link w:val="Heading1Char"/>
    <w:uiPriority w:val="9"/>
    <w:qFormat/>
    <w:rsid w:val="00B652DE"/>
    <w:pPr>
      <w:keepNext/>
      <w:keepLines/>
      <w:pageBreakBefore/>
      <w:numPr>
        <w:numId w:val="1"/>
      </w:numPr>
      <w:pBdr>
        <w:bottom w:val="single" w:sz="8" w:space="6" w:color="auto"/>
      </w:pBdr>
      <w:spacing w:before="480" w:after="60" w:line="580" w:lineRule="exact"/>
      <w:ind w:left="432"/>
      <w:outlineLvl w:val="0"/>
    </w:pPr>
    <w:rPr>
      <w:b/>
      <w:i/>
      <w:color w:val="0860A8"/>
      <w:sz w:val="44"/>
    </w:rPr>
  </w:style>
  <w:style w:type="paragraph" w:styleId="Heading2">
    <w:name w:val="heading 2"/>
    <w:basedOn w:val="Normal"/>
    <w:next w:val="Normal"/>
    <w:link w:val="Heading2Char"/>
    <w:uiPriority w:val="9"/>
    <w:qFormat/>
    <w:rsid w:val="00B652DE"/>
    <w:pPr>
      <w:keepNext/>
      <w:keepLines/>
      <w:numPr>
        <w:ilvl w:val="1"/>
        <w:numId w:val="1"/>
      </w:numPr>
      <w:spacing w:before="240" w:after="60" w:line="340" w:lineRule="exact"/>
      <w:outlineLvl w:val="1"/>
    </w:pPr>
    <w:rPr>
      <w:rFonts w:eastAsia="Verdana-Bold"/>
      <w:b/>
      <w:color w:val="0860A8"/>
      <w:sz w:val="28"/>
    </w:rPr>
  </w:style>
  <w:style w:type="paragraph" w:styleId="Heading3">
    <w:name w:val="heading 3"/>
    <w:basedOn w:val="Normal"/>
    <w:next w:val="Normal"/>
    <w:link w:val="Heading3Char"/>
    <w:uiPriority w:val="9"/>
    <w:qFormat/>
    <w:rsid w:val="00B652DE"/>
    <w:pPr>
      <w:keepNext/>
      <w:keepLines/>
      <w:numPr>
        <w:ilvl w:val="2"/>
        <w:numId w:val="1"/>
      </w:numPr>
      <w:spacing w:before="360" w:after="60" w:line="300" w:lineRule="exact"/>
      <w:outlineLvl w:val="2"/>
    </w:pPr>
    <w:rPr>
      <w:b/>
      <w:color w:val="0860A8"/>
    </w:rPr>
  </w:style>
  <w:style w:type="paragraph" w:styleId="Heading4">
    <w:name w:val="heading 4"/>
    <w:basedOn w:val="Normal"/>
    <w:next w:val="Normal"/>
    <w:link w:val="Heading4Char"/>
    <w:uiPriority w:val="9"/>
    <w:qFormat/>
    <w:rsid w:val="00B652DE"/>
    <w:pPr>
      <w:keepNext/>
      <w:keepLines/>
      <w:numPr>
        <w:ilvl w:val="3"/>
        <w:numId w:val="1"/>
      </w:numPr>
      <w:spacing w:before="300" w:line="260" w:lineRule="exact"/>
      <w:outlineLvl w:val="3"/>
    </w:pPr>
    <w:rPr>
      <w:b/>
      <w:color w:val="0860A8"/>
      <w:sz w:val="22"/>
    </w:rPr>
  </w:style>
  <w:style w:type="paragraph" w:styleId="Heading5">
    <w:name w:val="heading 5"/>
    <w:basedOn w:val="Normal"/>
    <w:next w:val="Normal"/>
    <w:link w:val="Heading5Char"/>
    <w:uiPriority w:val="9"/>
    <w:qFormat/>
    <w:rsid w:val="00B652DE"/>
    <w:pPr>
      <w:keepNext/>
      <w:keepLines/>
      <w:numPr>
        <w:ilvl w:val="4"/>
        <w:numId w:val="1"/>
      </w:numPr>
      <w:spacing w:before="300" w:after="100" w:line="240" w:lineRule="exact"/>
      <w:outlineLvl w:val="4"/>
    </w:pPr>
    <w:rPr>
      <w:b/>
      <w:color w:val="0860A8"/>
      <w:sz w:val="20"/>
    </w:rPr>
  </w:style>
  <w:style w:type="paragraph" w:styleId="Heading6">
    <w:name w:val="heading 6"/>
    <w:basedOn w:val="Normal"/>
    <w:next w:val="Normal"/>
    <w:link w:val="Heading6Char"/>
    <w:uiPriority w:val="9"/>
    <w:qFormat/>
    <w:rsid w:val="00B652DE"/>
    <w:pPr>
      <w:keepNext/>
      <w:keepLines/>
      <w:numPr>
        <w:ilvl w:val="5"/>
        <w:numId w:val="1"/>
      </w:numPr>
      <w:tabs>
        <w:tab w:val="left" w:pos="0"/>
      </w:tabs>
      <w:spacing w:before="300"/>
      <w:outlineLvl w:val="5"/>
    </w:pPr>
    <w:rPr>
      <w:b/>
      <w:color w:val="000000"/>
    </w:rPr>
  </w:style>
  <w:style w:type="paragraph" w:styleId="Heading7">
    <w:name w:val="heading 7"/>
    <w:aliases w:val="(Do Not Use)"/>
    <w:basedOn w:val="Normal"/>
    <w:next w:val="Normal"/>
    <w:link w:val="Heading7Char"/>
    <w:uiPriority w:val="9"/>
    <w:qFormat/>
    <w:rsid w:val="00B652DE"/>
    <w:pPr>
      <w:keepNext/>
      <w:keepLines/>
      <w:numPr>
        <w:ilvl w:val="6"/>
        <w:numId w:val="1"/>
      </w:numPr>
      <w:tabs>
        <w:tab w:val="left" w:pos="0"/>
      </w:tabs>
      <w:spacing w:before="300" w:after="60"/>
      <w:outlineLvl w:val="6"/>
    </w:pPr>
    <w:rPr>
      <w:b/>
      <w:color w:val="000000"/>
    </w:rPr>
  </w:style>
  <w:style w:type="paragraph" w:styleId="Heading8">
    <w:name w:val="heading 8"/>
    <w:aliases w:val="(Do Not Use-)"/>
    <w:basedOn w:val="Normal"/>
    <w:next w:val="Normal"/>
    <w:link w:val="Heading8Char"/>
    <w:uiPriority w:val="9"/>
    <w:qFormat/>
    <w:rsid w:val="00B652DE"/>
    <w:pPr>
      <w:keepNext/>
      <w:keepLines/>
      <w:numPr>
        <w:ilvl w:val="7"/>
        <w:numId w:val="1"/>
      </w:numPr>
      <w:tabs>
        <w:tab w:val="left" w:pos="0"/>
      </w:tabs>
      <w:spacing w:before="300" w:after="60"/>
      <w:outlineLvl w:val="7"/>
    </w:pPr>
    <w:rPr>
      <w:b/>
      <w:color w:val="000000"/>
    </w:rPr>
  </w:style>
  <w:style w:type="paragraph" w:styleId="Heading9">
    <w:name w:val="heading 9"/>
    <w:aliases w:val="(Do Not Use )"/>
    <w:basedOn w:val="Normal"/>
    <w:next w:val="Normal"/>
    <w:link w:val="Heading9Char"/>
    <w:uiPriority w:val="9"/>
    <w:qFormat/>
    <w:rsid w:val="00B652DE"/>
    <w:pPr>
      <w:keepNext/>
      <w:keepLines/>
      <w:numPr>
        <w:ilvl w:val="8"/>
        <w:numId w:val="1"/>
      </w:numPr>
      <w:spacing w:before="300" w:after="60"/>
      <w:outlineLvl w:val="8"/>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DE"/>
    <w:rPr>
      <w:rFonts w:ascii="Verdana" w:eastAsia="Times New Roman" w:hAnsi="Verdana" w:cs="Times New Roman"/>
      <w:b/>
      <w:i/>
      <w:color w:val="0860A8"/>
      <w:sz w:val="44"/>
      <w:szCs w:val="20"/>
    </w:rPr>
  </w:style>
  <w:style w:type="character" w:customStyle="1" w:styleId="Heading2Char">
    <w:name w:val="Heading 2 Char"/>
    <w:basedOn w:val="DefaultParagraphFont"/>
    <w:link w:val="Heading2"/>
    <w:uiPriority w:val="9"/>
    <w:rsid w:val="00B652DE"/>
    <w:rPr>
      <w:rFonts w:ascii="Verdana" w:eastAsia="Verdana-Bold" w:hAnsi="Verdana" w:cs="Times New Roman"/>
      <w:b/>
      <w:color w:val="0860A8"/>
      <w:sz w:val="28"/>
      <w:szCs w:val="20"/>
    </w:rPr>
  </w:style>
  <w:style w:type="character" w:customStyle="1" w:styleId="Heading3Char">
    <w:name w:val="Heading 3 Char"/>
    <w:basedOn w:val="DefaultParagraphFont"/>
    <w:link w:val="Heading3"/>
    <w:uiPriority w:val="9"/>
    <w:rsid w:val="00B652DE"/>
    <w:rPr>
      <w:rFonts w:ascii="Verdana" w:eastAsia="Times New Roman" w:hAnsi="Verdana" w:cs="Times New Roman"/>
      <w:b/>
      <w:color w:val="0860A8"/>
      <w:sz w:val="24"/>
      <w:szCs w:val="20"/>
    </w:rPr>
  </w:style>
  <w:style w:type="character" w:customStyle="1" w:styleId="Heading4Char">
    <w:name w:val="Heading 4 Char"/>
    <w:basedOn w:val="DefaultParagraphFont"/>
    <w:link w:val="Heading4"/>
    <w:uiPriority w:val="9"/>
    <w:rsid w:val="00B652DE"/>
    <w:rPr>
      <w:rFonts w:ascii="Verdana" w:eastAsia="Times New Roman" w:hAnsi="Verdana" w:cs="Times New Roman"/>
      <w:b/>
      <w:color w:val="0860A8"/>
      <w:szCs w:val="20"/>
    </w:rPr>
  </w:style>
  <w:style w:type="character" w:customStyle="1" w:styleId="Heading5Char">
    <w:name w:val="Heading 5 Char"/>
    <w:basedOn w:val="DefaultParagraphFont"/>
    <w:link w:val="Heading5"/>
    <w:uiPriority w:val="9"/>
    <w:rsid w:val="00B652DE"/>
    <w:rPr>
      <w:rFonts w:ascii="Verdana" w:eastAsia="Times New Roman" w:hAnsi="Verdana" w:cs="Times New Roman"/>
      <w:b/>
      <w:color w:val="0860A8"/>
      <w:sz w:val="20"/>
      <w:szCs w:val="20"/>
    </w:rPr>
  </w:style>
  <w:style w:type="character" w:customStyle="1" w:styleId="Heading6Char">
    <w:name w:val="Heading 6 Char"/>
    <w:basedOn w:val="DefaultParagraphFont"/>
    <w:link w:val="Heading6"/>
    <w:uiPriority w:val="9"/>
    <w:rsid w:val="00B652DE"/>
    <w:rPr>
      <w:rFonts w:ascii="Verdana" w:eastAsia="Times New Roman" w:hAnsi="Verdana" w:cs="Times New Roman"/>
      <w:b/>
      <w:color w:val="000000"/>
      <w:sz w:val="18"/>
      <w:szCs w:val="20"/>
    </w:rPr>
  </w:style>
  <w:style w:type="character" w:customStyle="1" w:styleId="Heading7Char">
    <w:name w:val="Heading 7 Char"/>
    <w:aliases w:val="(Do Not Use) Char"/>
    <w:basedOn w:val="DefaultParagraphFont"/>
    <w:link w:val="Heading7"/>
    <w:uiPriority w:val="9"/>
    <w:rsid w:val="00B652DE"/>
    <w:rPr>
      <w:rFonts w:ascii="Verdana" w:eastAsia="Times New Roman" w:hAnsi="Verdana" w:cs="Times New Roman"/>
      <w:b/>
      <w:color w:val="000000"/>
      <w:sz w:val="18"/>
      <w:szCs w:val="20"/>
    </w:rPr>
  </w:style>
  <w:style w:type="character" w:customStyle="1" w:styleId="Heading8Char">
    <w:name w:val="Heading 8 Char"/>
    <w:aliases w:val="(Do Not Use-) Char"/>
    <w:basedOn w:val="DefaultParagraphFont"/>
    <w:link w:val="Heading8"/>
    <w:uiPriority w:val="9"/>
    <w:rsid w:val="00B652DE"/>
    <w:rPr>
      <w:rFonts w:ascii="Verdana" w:eastAsia="Times New Roman" w:hAnsi="Verdana" w:cs="Times New Roman"/>
      <w:b/>
      <w:color w:val="000000"/>
      <w:sz w:val="18"/>
      <w:szCs w:val="20"/>
    </w:rPr>
  </w:style>
  <w:style w:type="character" w:customStyle="1" w:styleId="Heading9Char">
    <w:name w:val="Heading 9 Char"/>
    <w:aliases w:val="(Do Not Use ) Char"/>
    <w:basedOn w:val="DefaultParagraphFont"/>
    <w:link w:val="Heading9"/>
    <w:uiPriority w:val="9"/>
    <w:rsid w:val="00B652DE"/>
    <w:rPr>
      <w:rFonts w:ascii="Verdana" w:eastAsia="Times New Roman" w:hAnsi="Verdana" w:cs="Times New Roman"/>
      <w:b/>
      <w:color w:val="000000"/>
      <w:sz w:val="18"/>
      <w:szCs w:val="20"/>
    </w:rPr>
  </w:style>
  <w:style w:type="paragraph" w:styleId="Caption">
    <w:name w:val="caption"/>
    <w:aliases w:val="fig and tbl,fighead2,Table Caption,fighead21,fighead22,fighead23,Table Caption1,fighead211,fighead24,Table Caption2,fighead25,fighead212,fighead26,Table Caption3,fighead27,fighead213,Table Caption4,fighead28,fighead214,fighead29,Table Caption5"/>
    <w:basedOn w:val="Normal"/>
    <w:next w:val="Normal"/>
    <w:autoRedefine/>
    <w:qFormat/>
    <w:rsid w:val="008202A6"/>
    <w:pPr>
      <w:keepNext/>
      <w:tabs>
        <w:tab w:val="left" w:pos="0"/>
      </w:tabs>
      <w:spacing w:before="240" w:line="220" w:lineRule="exact"/>
      <w:jc w:val="center"/>
    </w:pPr>
    <w:rPr>
      <w:b/>
      <w:color w:val="0860A8"/>
    </w:rPr>
  </w:style>
  <w:style w:type="paragraph" w:styleId="Footer">
    <w:name w:val="footer"/>
    <w:aliases w:val="o"/>
    <w:basedOn w:val="Normal"/>
    <w:link w:val="FooterChar"/>
    <w:uiPriority w:val="99"/>
    <w:rsid w:val="00B652DE"/>
    <w:pPr>
      <w:tabs>
        <w:tab w:val="right" w:pos="7920"/>
      </w:tabs>
    </w:pPr>
    <w:rPr>
      <w:color w:val="000000"/>
      <w:sz w:val="16"/>
    </w:rPr>
  </w:style>
  <w:style w:type="character" w:customStyle="1" w:styleId="FooterChar">
    <w:name w:val="Footer Char"/>
    <w:aliases w:val="o Char"/>
    <w:basedOn w:val="DefaultParagraphFont"/>
    <w:link w:val="Footer"/>
    <w:uiPriority w:val="99"/>
    <w:rsid w:val="00B652DE"/>
    <w:rPr>
      <w:rFonts w:ascii="Verdana" w:eastAsia="Times New Roman" w:hAnsi="Verdana" w:cs="Times New Roman"/>
      <w:color w:val="000000"/>
      <w:sz w:val="16"/>
      <w:szCs w:val="20"/>
    </w:rPr>
  </w:style>
  <w:style w:type="paragraph" w:styleId="ListParagraph">
    <w:name w:val="List Paragraph"/>
    <w:basedOn w:val="Normal"/>
    <w:uiPriority w:val="34"/>
    <w:qFormat/>
    <w:rsid w:val="00B652DE"/>
    <w:pPr>
      <w:ind w:left="720"/>
      <w:contextualSpacing/>
    </w:pPr>
  </w:style>
  <w:style w:type="paragraph" w:customStyle="1" w:styleId="Section">
    <w:name w:val="Section"/>
    <w:basedOn w:val="Heading1"/>
    <w:link w:val="SectionChar"/>
    <w:autoRedefine/>
    <w:qFormat/>
    <w:rsid w:val="004335F9"/>
    <w:rPr>
      <w:i w:val="0"/>
      <w:sz w:val="40"/>
    </w:rPr>
  </w:style>
  <w:style w:type="paragraph" w:styleId="Header">
    <w:name w:val="header"/>
    <w:basedOn w:val="Normal"/>
    <w:link w:val="HeaderChar"/>
    <w:uiPriority w:val="99"/>
    <w:unhideWhenUsed/>
    <w:rsid w:val="00B652DE"/>
    <w:pPr>
      <w:tabs>
        <w:tab w:val="center" w:pos="4680"/>
        <w:tab w:val="right" w:pos="9360"/>
      </w:tabs>
    </w:pPr>
  </w:style>
  <w:style w:type="character" w:customStyle="1" w:styleId="SectionChar">
    <w:name w:val="Section Char"/>
    <w:basedOn w:val="DefaultParagraphFont"/>
    <w:link w:val="Section"/>
    <w:rsid w:val="004335F9"/>
    <w:rPr>
      <w:rFonts w:ascii="Verdana" w:eastAsia="Times New Roman" w:hAnsi="Verdana" w:cs="Times New Roman"/>
      <w:b/>
      <w:color w:val="0860A8"/>
      <w:sz w:val="40"/>
      <w:szCs w:val="20"/>
    </w:rPr>
  </w:style>
  <w:style w:type="character" w:customStyle="1" w:styleId="HeaderChar">
    <w:name w:val="Header Char"/>
    <w:basedOn w:val="DefaultParagraphFont"/>
    <w:link w:val="Header"/>
    <w:uiPriority w:val="99"/>
    <w:rsid w:val="00B652DE"/>
    <w:rPr>
      <w:rFonts w:ascii="Verdana" w:eastAsia="Times New Roman" w:hAnsi="Verdana" w:cs="Times New Roman"/>
      <w:sz w:val="18"/>
      <w:szCs w:val="20"/>
    </w:rPr>
  </w:style>
  <w:style w:type="paragraph" w:customStyle="1" w:styleId="Sub-section">
    <w:name w:val="Sub-section"/>
    <w:basedOn w:val="Heading2"/>
    <w:link w:val="Sub-sectionChar"/>
    <w:qFormat/>
    <w:rsid w:val="00B652DE"/>
  </w:style>
  <w:style w:type="paragraph" w:customStyle="1" w:styleId="Sub-sub-section">
    <w:name w:val="Sub-sub-section"/>
    <w:basedOn w:val="Heading3"/>
    <w:link w:val="Sub-sub-sectionChar"/>
    <w:qFormat/>
    <w:rsid w:val="00B652DE"/>
  </w:style>
  <w:style w:type="character" w:customStyle="1" w:styleId="Sub-sectionChar">
    <w:name w:val="Sub-section Char"/>
    <w:basedOn w:val="Heading2Char"/>
    <w:link w:val="Sub-section"/>
    <w:rsid w:val="00B652DE"/>
    <w:rPr>
      <w:rFonts w:ascii="Verdana" w:eastAsia="Verdana-Bold" w:hAnsi="Verdana" w:cs="Times New Roman"/>
      <w:b/>
      <w:color w:val="0860A8"/>
      <w:sz w:val="28"/>
      <w:szCs w:val="20"/>
    </w:rPr>
  </w:style>
  <w:style w:type="paragraph" w:styleId="TOCHeading">
    <w:name w:val="TOC Heading"/>
    <w:basedOn w:val="Heading1"/>
    <w:next w:val="Normal"/>
    <w:uiPriority w:val="39"/>
    <w:unhideWhenUsed/>
    <w:qFormat/>
    <w:rsid w:val="000D6110"/>
    <w:pPr>
      <w:pageBreakBefore w:val="0"/>
      <w:numPr>
        <w:numId w:val="0"/>
      </w:numPr>
      <w:pBdr>
        <w:bottom w:val="none" w:sz="0" w:space="0" w:color="auto"/>
      </w:pBdr>
      <w:spacing w:before="240" w:after="0" w:line="259" w:lineRule="auto"/>
      <w:outlineLvl w:val="9"/>
    </w:pPr>
    <w:rPr>
      <w:rFonts w:asciiTheme="majorHAnsi" w:eastAsiaTheme="majorEastAsia" w:hAnsiTheme="majorHAnsi" w:cstheme="majorBidi"/>
      <w:b w:val="0"/>
      <w:i w:val="0"/>
      <w:color w:val="2E74B5" w:themeColor="accent1" w:themeShade="BF"/>
      <w:sz w:val="32"/>
      <w:szCs w:val="32"/>
    </w:rPr>
  </w:style>
  <w:style w:type="character" w:customStyle="1" w:styleId="Sub-sub-sectionChar">
    <w:name w:val="Sub-sub-section Char"/>
    <w:basedOn w:val="Heading3Char"/>
    <w:link w:val="Sub-sub-section"/>
    <w:rsid w:val="00B652DE"/>
    <w:rPr>
      <w:rFonts w:ascii="Verdana" w:eastAsia="Times New Roman" w:hAnsi="Verdana" w:cs="Times New Roman"/>
      <w:b/>
      <w:color w:val="0860A8"/>
      <w:sz w:val="24"/>
      <w:szCs w:val="20"/>
    </w:rPr>
  </w:style>
  <w:style w:type="paragraph" w:styleId="TOC2">
    <w:name w:val="toc 2"/>
    <w:basedOn w:val="Normal"/>
    <w:next w:val="Normal"/>
    <w:autoRedefine/>
    <w:uiPriority w:val="39"/>
    <w:unhideWhenUsed/>
    <w:rsid w:val="000D6110"/>
    <w:pPr>
      <w:spacing w:after="100"/>
      <w:ind w:left="180"/>
    </w:pPr>
  </w:style>
  <w:style w:type="paragraph" w:styleId="TOC3">
    <w:name w:val="toc 3"/>
    <w:basedOn w:val="Normal"/>
    <w:next w:val="Normal"/>
    <w:autoRedefine/>
    <w:uiPriority w:val="39"/>
    <w:unhideWhenUsed/>
    <w:rsid w:val="000D6110"/>
    <w:pPr>
      <w:spacing w:after="100"/>
      <w:ind w:left="360"/>
    </w:pPr>
  </w:style>
  <w:style w:type="character" w:styleId="Hyperlink">
    <w:name w:val="Hyperlink"/>
    <w:basedOn w:val="DefaultParagraphFont"/>
    <w:uiPriority w:val="99"/>
    <w:unhideWhenUsed/>
    <w:rsid w:val="000D6110"/>
    <w:rPr>
      <w:color w:val="0563C1" w:themeColor="hyperlink"/>
      <w:u w:val="single"/>
    </w:rPr>
  </w:style>
  <w:style w:type="paragraph" w:styleId="TOC1">
    <w:name w:val="toc 1"/>
    <w:basedOn w:val="Normal"/>
    <w:next w:val="Normal"/>
    <w:autoRedefine/>
    <w:uiPriority w:val="39"/>
    <w:unhideWhenUsed/>
    <w:rsid w:val="00244109"/>
    <w:pPr>
      <w:spacing w:after="100"/>
    </w:pPr>
  </w:style>
  <w:style w:type="paragraph" w:styleId="NoSpacing">
    <w:name w:val="No Spacing"/>
    <w:link w:val="NoSpacingChar"/>
    <w:uiPriority w:val="1"/>
    <w:qFormat/>
    <w:rsid w:val="00244109"/>
    <w:pPr>
      <w:spacing w:after="0" w:line="240" w:lineRule="auto"/>
    </w:pPr>
    <w:rPr>
      <w:rFonts w:eastAsiaTheme="minorEastAsia"/>
    </w:rPr>
  </w:style>
  <w:style w:type="character" w:customStyle="1" w:styleId="NoSpacingChar">
    <w:name w:val="No Spacing Char"/>
    <w:basedOn w:val="DefaultParagraphFont"/>
    <w:link w:val="NoSpacing"/>
    <w:uiPriority w:val="1"/>
    <w:rsid w:val="00244109"/>
    <w:rPr>
      <w:rFonts w:eastAsiaTheme="minorEastAsia"/>
    </w:rPr>
  </w:style>
  <w:style w:type="paragraph" w:customStyle="1" w:styleId="Classification">
    <w:name w:val="Classification"/>
    <w:rsid w:val="00244109"/>
    <w:pPr>
      <w:spacing w:after="0" w:line="240" w:lineRule="auto"/>
      <w:ind w:left="-1140"/>
    </w:pPr>
    <w:rPr>
      <w:rFonts w:ascii="Verdana" w:eastAsia="Times New Roman" w:hAnsi="Verdana" w:cs="Arial"/>
      <w:b/>
      <w:color w:val="F20017"/>
      <w:sz w:val="24"/>
      <w:szCs w:val="40"/>
    </w:rPr>
  </w:style>
  <w:style w:type="paragraph" w:customStyle="1" w:styleId="DateTitlePage">
    <w:name w:val="DateTitlePage"/>
    <w:basedOn w:val="Normal"/>
    <w:rsid w:val="00244109"/>
    <w:pPr>
      <w:ind w:left="-1140" w:right="580"/>
    </w:pPr>
    <w:rPr>
      <w:b/>
      <w:i/>
      <w:color w:val="0860A8"/>
    </w:rPr>
  </w:style>
  <w:style w:type="paragraph" w:customStyle="1" w:styleId="DocTitle">
    <w:name w:val="DocTitle"/>
    <w:basedOn w:val="Normal"/>
    <w:rsid w:val="00244109"/>
    <w:pPr>
      <w:keepNext/>
      <w:ind w:left="-1140" w:right="580"/>
    </w:pPr>
    <w:rPr>
      <w:b/>
      <w:color w:val="0860A8"/>
      <w:sz w:val="44"/>
    </w:rPr>
  </w:style>
  <w:style w:type="paragraph" w:customStyle="1" w:styleId="DocType">
    <w:name w:val="DocType"/>
    <w:basedOn w:val="Normal"/>
    <w:rsid w:val="00244109"/>
    <w:pPr>
      <w:pBdr>
        <w:bottom w:val="single" w:sz="4" w:space="1" w:color="auto"/>
      </w:pBdr>
      <w:ind w:left="-1140" w:right="580"/>
    </w:pPr>
    <w:rPr>
      <w:b/>
      <w:color w:val="0860A8"/>
    </w:rPr>
  </w:style>
  <w:style w:type="paragraph" w:customStyle="1" w:styleId="CellBodyLeft">
    <w:name w:val="CellBodyLeft"/>
    <w:basedOn w:val="Normal"/>
    <w:rsid w:val="00244109"/>
    <w:pPr>
      <w:keepLines/>
      <w:tabs>
        <w:tab w:val="left" w:pos="240"/>
        <w:tab w:val="left" w:pos="480"/>
        <w:tab w:val="left" w:pos="720"/>
        <w:tab w:val="left" w:pos="960"/>
        <w:tab w:val="left" w:pos="1200"/>
        <w:tab w:val="left" w:pos="1440"/>
        <w:tab w:val="left" w:pos="1680"/>
        <w:tab w:val="left" w:pos="1920"/>
      </w:tabs>
      <w:spacing w:before="60" w:after="60" w:line="200" w:lineRule="exact"/>
      <w:ind w:left="20" w:right="20"/>
    </w:pPr>
    <w:rPr>
      <w:color w:val="000000"/>
      <w:sz w:val="16"/>
    </w:rPr>
  </w:style>
  <w:style w:type="paragraph" w:customStyle="1" w:styleId="CellBodyCenter">
    <w:name w:val="CellBodyCenter"/>
    <w:basedOn w:val="CellBodyLeft"/>
    <w:rsid w:val="00244109"/>
    <w:pPr>
      <w:tabs>
        <w:tab w:val="left" w:pos="-1360"/>
        <w:tab w:val="left" w:pos="-1120"/>
        <w:tab w:val="left" w:pos="-880"/>
        <w:tab w:val="left" w:pos="-640"/>
        <w:tab w:val="left" w:pos="-400"/>
        <w:tab w:val="left" w:pos="-160"/>
        <w:tab w:val="left" w:pos="80"/>
        <w:tab w:val="left" w:pos="320"/>
      </w:tabs>
      <w:snapToGrid w:val="0"/>
      <w:ind w:left="29" w:right="29"/>
      <w:jc w:val="center"/>
    </w:pPr>
    <w:rPr>
      <w:rFonts w:cs="Arial"/>
      <w:lang w:val="en-GB"/>
    </w:rPr>
  </w:style>
  <w:style w:type="paragraph" w:customStyle="1" w:styleId="CellHeadingCenter">
    <w:name w:val="CellHeadingCenter"/>
    <w:basedOn w:val="Normal"/>
    <w:rsid w:val="00244109"/>
    <w:pPr>
      <w:keepNext/>
      <w:keepLines/>
      <w:spacing w:before="120" w:line="160" w:lineRule="exact"/>
      <w:ind w:left="40" w:right="40"/>
      <w:jc w:val="center"/>
    </w:pPr>
    <w:rPr>
      <w:b/>
      <w:color w:val="0860A8"/>
      <w:sz w:val="16"/>
    </w:rPr>
  </w:style>
  <w:style w:type="paragraph" w:styleId="TableofFigures">
    <w:name w:val="table of figures"/>
    <w:basedOn w:val="Normal"/>
    <w:next w:val="Normal"/>
    <w:uiPriority w:val="99"/>
    <w:unhideWhenUsed/>
    <w:rsid w:val="0022661C"/>
  </w:style>
  <w:style w:type="paragraph" w:customStyle="1" w:styleId="Bullet">
    <w:name w:val="Bullet"/>
    <w:basedOn w:val="Normal"/>
    <w:rsid w:val="004335F9"/>
    <w:pPr>
      <w:numPr>
        <w:numId w:val="4"/>
      </w:numPr>
      <w:spacing w:before="120"/>
    </w:pPr>
    <w:rPr>
      <w:color w:val="000000"/>
    </w:rPr>
  </w:style>
  <w:style w:type="paragraph" w:styleId="NormalWeb">
    <w:name w:val="Normal (Web)"/>
    <w:basedOn w:val="Normal"/>
    <w:uiPriority w:val="99"/>
    <w:semiHidden/>
    <w:unhideWhenUsed/>
    <w:rsid w:val="006934E8"/>
    <w:pPr>
      <w:spacing w:before="100" w:beforeAutospacing="1" w:after="100" w:afterAutospacing="1"/>
    </w:pPr>
  </w:style>
  <w:style w:type="paragraph" w:styleId="Revision">
    <w:name w:val="Revision"/>
    <w:hidden/>
    <w:uiPriority w:val="99"/>
    <w:semiHidden/>
    <w:rsid w:val="00B67B31"/>
    <w:pPr>
      <w:spacing w:after="0" w:line="240" w:lineRule="auto"/>
    </w:pPr>
    <w:rPr>
      <w:rFonts w:ascii="Verdana" w:eastAsia="Times New Roman" w:hAnsi="Verdana" w:cs="Times New Roman"/>
      <w:sz w:val="18"/>
      <w:szCs w:val="20"/>
    </w:rPr>
  </w:style>
  <w:style w:type="paragraph" w:styleId="BalloonText">
    <w:name w:val="Balloon Text"/>
    <w:basedOn w:val="Normal"/>
    <w:link w:val="BalloonTextChar"/>
    <w:uiPriority w:val="99"/>
    <w:semiHidden/>
    <w:unhideWhenUsed/>
    <w:rsid w:val="00B67B31"/>
    <w:rPr>
      <w:rFonts w:ascii="Segoe UI" w:hAnsi="Segoe UI" w:cs="Segoe UI"/>
      <w:szCs w:val="18"/>
    </w:rPr>
  </w:style>
  <w:style w:type="character" w:customStyle="1" w:styleId="BalloonTextChar">
    <w:name w:val="Balloon Text Char"/>
    <w:basedOn w:val="DefaultParagraphFont"/>
    <w:link w:val="BalloonText"/>
    <w:uiPriority w:val="99"/>
    <w:semiHidden/>
    <w:rsid w:val="00B67B31"/>
    <w:rPr>
      <w:rFonts w:ascii="Segoe UI" w:eastAsia="Times New Roman" w:hAnsi="Segoe UI" w:cs="Segoe UI"/>
      <w:sz w:val="18"/>
      <w:szCs w:val="18"/>
    </w:rPr>
  </w:style>
  <w:style w:type="character" w:styleId="PlaceholderText">
    <w:name w:val="Placeholder Text"/>
    <w:basedOn w:val="DefaultParagraphFont"/>
    <w:uiPriority w:val="99"/>
    <w:semiHidden/>
    <w:rsid w:val="00DD6E3F"/>
    <w:rPr>
      <w:color w:val="808080"/>
    </w:rPr>
  </w:style>
  <w:style w:type="table" w:styleId="TableGrid">
    <w:name w:val="Table Grid"/>
    <w:basedOn w:val="TableNormal"/>
    <w:uiPriority w:val="59"/>
    <w:rsid w:val="00CE50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25A9"/>
    <w:rPr>
      <w:sz w:val="16"/>
      <w:szCs w:val="16"/>
    </w:rPr>
  </w:style>
  <w:style w:type="paragraph" w:styleId="CommentText">
    <w:name w:val="annotation text"/>
    <w:basedOn w:val="Normal"/>
    <w:link w:val="CommentTextChar"/>
    <w:uiPriority w:val="99"/>
    <w:semiHidden/>
    <w:unhideWhenUsed/>
    <w:rsid w:val="00A125A9"/>
    <w:rPr>
      <w:sz w:val="20"/>
      <w:szCs w:val="20"/>
    </w:rPr>
  </w:style>
  <w:style w:type="character" w:customStyle="1" w:styleId="CommentTextChar">
    <w:name w:val="Comment Text Char"/>
    <w:basedOn w:val="DefaultParagraphFont"/>
    <w:link w:val="CommentText"/>
    <w:uiPriority w:val="99"/>
    <w:semiHidden/>
    <w:rsid w:val="00A125A9"/>
    <w:rPr>
      <w:rFonts w:ascii="Times New Roman" w:eastAsia="Times New Roman" w:hAnsi="Times New Roman" w:cs="Times New Roman"/>
      <w:sz w:val="20"/>
      <w:szCs w:val="20"/>
      <w:lang w:bidi="he-IL"/>
    </w:rPr>
  </w:style>
  <w:style w:type="paragraph" w:styleId="CommentSubject">
    <w:name w:val="annotation subject"/>
    <w:basedOn w:val="CommentText"/>
    <w:next w:val="CommentText"/>
    <w:link w:val="CommentSubjectChar"/>
    <w:uiPriority w:val="99"/>
    <w:semiHidden/>
    <w:unhideWhenUsed/>
    <w:rsid w:val="00A125A9"/>
    <w:rPr>
      <w:b/>
      <w:bCs/>
    </w:rPr>
  </w:style>
  <w:style w:type="character" w:customStyle="1" w:styleId="CommentSubjectChar">
    <w:name w:val="Comment Subject Char"/>
    <w:basedOn w:val="CommentTextChar"/>
    <w:link w:val="CommentSubject"/>
    <w:uiPriority w:val="99"/>
    <w:semiHidden/>
    <w:rsid w:val="00A125A9"/>
    <w:rPr>
      <w:rFonts w:ascii="Times New Roman" w:eastAsia="Times New Roman" w:hAnsi="Times New Roman" w:cs="Times New Roman"/>
      <w:b/>
      <w:bCs/>
      <w:sz w:val="20"/>
      <w:szCs w:val="20"/>
      <w:lang w:bidi="he-IL"/>
    </w:rPr>
  </w:style>
  <w:style w:type="character" w:customStyle="1" w:styleId="apple-converted-space">
    <w:name w:val="apple-converted-space"/>
    <w:basedOn w:val="DefaultParagraphFont"/>
    <w:rsid w:val="00CB5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07903">
      <w:bodyDiv w:val="1"/>
      <w:marLeft w:val="0"/>
      <w:marRight w:val="0"/>
      <w:marTop w:val="0"/>
      <w:marBottom w:val="0"/>
      <w:divBdr>
        <w:top w:val="none" w:sz="0" w:space="0" w:color="auto"/>
        <w:left w:val="none" w:sz="0" w:space="0" w:color="auto"/>
        <w:bottom w:val="none" w:sz="0" w:space="0" w:color="auto"/>
        <w:right w:val="none" w:sz="0" w:space="0" w:color="auto"/>
      </w:divBdr>
    </w:div>
    <w:div w:id="145635887">
      <w:bodyDiv w:val="1"/>
      <w:marLeft w:val="0"/>
      <w:marRight w:val="0"/>
      <w:marTop w:val="0"/>
      <w:marBottom w:val="0"/>
      <w:divBdr>
        <w:top w:val="none" w:sz="0" w:space="0" w:color="auto"/>
        <w:left w:val="none" w:sz="0" w:space="0" w:color="auto"/>
        <w:bottom w:val="none" w:sz="0" w:space="0" w:color="auto"/>
        <w:right w:val="none" w:sz="0" w:space="0" w:color="auto"/>
      </w:divBdr>
    </w:div>
    <w:div w:id="145980087">
      <w:bodyDiv w:val="1"/>
      <w:marLeft w:val="0"/>
      <w:marRight w:val="0"/>
      <w:marTop w:val="0"/>
      <w:marBottom w:val="0"/>
      <w:divBdr>
        <w:top w:val="none" w:sz="0" w:space="0" w:color="auto"/>
        <w:left w:val="none" w:sz="0" w:space="0" w:color="auto"/>
        <w:bottom w:val="none" w:sz="0" w:space="0" w:color="auto"/>
        <w:right w:val="none" w:sz="0" w:space="0" w:color="auto"/>
      </w:divBdr>
    </w:div>
    <w:div w:id="159124363">
      <w:bodyDiv w:val="1"/>
      <w:marLeft w:val="0"/>
      <w:marRight w:val="0"/>
      <w:marTop w:val="0"/>
      <w:marBottom w:val="0"/>
      <w:divBdr>
        <w:top w:val="none" w:sz="0" w:space="0" w:color="auto"/>
        <w:left w:val="none" w:sz="0" w:space="0" w:color="auto"/>
        <w:bottom w:val="none" w:sz="0" w:space="0" w:color="auto"/>
        <w:right w:val="none" w:sz="0" w:space="0" w:color="auto"/>
      </w:divBdr>
    </w:div>
    <w:div w:id="189884062">
      <w:bodyDiv w:val="1"/>
      <w:marLeft w:val="0"/>
      <w:marRight w:val="0"/>
      <w:marTop w:val="0"/>
      <w:marBottom w:val="0"/>
      <w:divBdr>
        <w:top w:val="none" w:sz="0" w:space="0" w:color="auto"/>
        <w:left w:val="none" w:sz="0" w:space="0" w:color="auto"/>
        <w:bottom w:val="none" w:sz="0" w:space="0" w:color="auto"/>
        <w:right w:val="none" w:sz="0" w:space="0" w:color="auto"/>
      </w:divBdr>
    </w:div>
    <w:div w:id="276497536">
      <w:bodyDiv w:val="1"/>
      <w:marLeft w:val="0"/>
      <w:marRight w:val="0"/>
      <w:marTop w:val="0"/>
      <w:marBottom w:val="0"/>
      <w:divBdr>
        <w:top w:val="none" w:sz="0" w:space="0" w:color="auto"/>
        <w:left w:val="none" w:sz="0" w:space="0" w:color="auto"/>
        <w:bottom w:val="none" w:sz="0" w:space="0" w:color="auto"/>
        <w:right w:val="none" w:sz="0" w:space="0" w:color="auto"/>
      </w:divBdr>
    </w:div>
    <w:div w:id="284586756">
      <w:bodyDiv w:val="1"/>
      <w:marLeft w:val="0"/>
      <w:marRight w:val="0"/>
      <w:marTop w:val="0"/>
      <w:marBottom w:val="0"/>
      <w:divBdr>
        <w:top w:val="none" w:sz="0" w:space="0" w:color="auto"/>
        <w:left w:val="none" w:sz="0" w:space="0" w:color="auto"/>
        <w:bottom w:val="none" w:sz="0" w:space="0" w:color="auto"/>
        <w:right w:val="none" w:sz="0" w:space="0" w:color="auto"/>
      </w:divBdr>
    </w:div>
    <w:div w:id="372274932">
      <w:bodyDiv w:val="1"/>
      <w:marLeft w:val="0"/>
      <w:marRight w:val="0"/>
      <w:marTop w:val="0"/>
      <w:marBottom w:val="0"/>
      <w:divBdr>
        <w:top w:val="none" w:sz="0" w:space="0" w:color="auto"/>
        <w:left w:val="none" w:sz="0" w:space="0" w:color="auto"/>
        <w:bottom w:val="none" w:sz="0" w:space="0" w:color="auto"/>
        <w:right w:val="none" w:sz="0" w:space="0" w:color="auto"/>
      </w:divBdr>
    </w:div>
    <w:div w:id="427046974">
      <w:bodyDiv w:val="1"/>
      <w:marLeft w:val="0"/>
      <w:marRight w:val="0"/>
      <w:marTop w:val="0"/>
      <w:marBottom w:val="0"/>
      <w:divBdr>
        <w:top w:val="none" w:sz="0" w:space="0" w:color="auto"/>
        <w:left w:val="none" w:sz="0" w:space="0" w:color="auto"/>
        <w:bottom w:val="none" w:sz="0" w:space="0" w:color="auto"/>
        <w:right w:val="none" w:sz="0" w:space="0" w:color="auto"/>
      </w:divBdr>
    </w:div>
    <w:div w:id="460196725">
      <w:bodyDiv w:val="1"/>
      <w:marLeft w:val="0"/>
      <w:marRight w:val="0"/>
      <w:marTop w:val="0"/>
      <w:marBottom w:val="0"/>
      <w:divBdr>
        <w:top w:val="none" w:sz="0" w:space="0" w:color="auto"/>
        <w:left w:val="none" w:sz="0" w:space="0" w:color="auto"/>
        <w:bottom w:val="none" w:sz="0" w:space="0" w:color="auto"/>
        <w:right w:val="none" w:sz="0" w:space="0" w:color="auto"/>
      </w:divBdr>
    </w:div>
    <w:div w:id="477040532">
      <w:bodyDiv w:val="1"/>
      <w:marLeft w:val="0"/>
      <w:marRight w:val="0"/>
      <w:marTop w:val="0"/>
      <w:marBottom w:val="0"/>
      <w:divBdr>
        <w:top w:val="none" w:sz="0" w:space="0" w:color="auto"/>
        <w:left w:val="none" w:sz="0" w:space="0" w:color="auto"/>
        <w:bottom w:val="none" w:sz="0" w:space="0" w:color="auto"/>
        <w:right w:val="none" w:sz="0" w:space="0" w:color="auto"/>
      </w:divBdr>
    </w:div>
    <w:div w:id="506214869">
      <w:bodyDiv w:val="1"/>
      <w:marLeft w:val="0"/>
      <w:marRight w:val="0"/>
      <w:marTop w:val="0"/>
      <w:marBottom w:val="0"/>
      <w:divBdr>
        <w:top w:val="none" w:sz="0" w:space="0" w:color="auto"/>
        <w:left w:val="none" w:sz="0" w:space="0" w:color="auto"/>
        <w:bottom w:val="none" w:sz="0" w:space="0" w:color="auto"/>
        <w:right w:val="none" w:sz="0" w:space="0" w:color="auto"/>
      </w:divBdr>
    </w:div>
    <w:div w:id="534929591">
      <w:bodyDiv w:val="1"/>
      <w:marLeft w:val="0"/>
      <w:marRight w:val="0"/>
      <w:marTop w:val="0"/>
      <w:marBottom w:val="0"/>
      <w:divBdr>
        <w:top w:val="none" w:sz="0" w:space="0" w:color="auto"/>
        <w:left w:val="none" w:sz="0" w:space="0" w:color="auto"/>
        <w:bottom w:val="none" w:sz="0" w:space="0" w:color="auto"/>
        <w:right w:val="none" w:sz="0" w:space="0" w:color="auto"/>
      </w:divBdr>
    </w:div>
    <w:div w:id="547111157">
      <w:bodyDiv w:val="1"/>
      <w:marLeft w:val="0"/>
      <w:marRight w:val="0"/>
      <w:marTop w:val="0"/>
      <w:marBottom w:val="0"/>
      <w:divBdr>
        <w:top w:val="none" w:sz="0" w:space="0" w:color="auto"/>
        <w:left w:val="none" w:sz="0" w:space="0" w:color="auto"/>
        <w:bottom w:val="none" w:sz="0" w:space="0" w:color="auto"/>
        <w:right w:val="none" w:sz="0" w:space="0" w:color="auto"/>
      </w:divBdr>
    </w:div>
    <w:div w:id="666132581">
      <w:bodyDiv w:val="1"/>
      <w:marLeft w:val="0"/>
      <w:marRight w:val="0"/>
      <w:marTop w:val="0"/>
      <w:marBottom w:val="0"/>
      <w:divBdr>
        <w:top w:val="none" w:sz="0" w:space="0" w:color="auto"/>
        <w:left w:val="none" w:sz="0" w:space="0" w:color="auto"/>
        <w:bottom w:val="none" w:sz="0" w:space="0" w:color="auto"/>
        <w:right w:val="none" w:sz="0" w:space="0" w:color="auto"/>
      </w:divBdr>
    </w:div>
    <w:div w:id="749036305">
      <w:bodyDiv w:val="1"/>
      <w:marLeft w:val="0"/>
      <w:marRight w:val="0"/>
      <w:marTop w:val="0"/>
      <w:marBottom w:val="0"/>
      <w:divBdr>
        <w:top w:val="none" w:sz="0" w:space="0" w:color="auto"/>
        <w:left w:val="none" w:sz="0" w:space="0" w:color="auto"/>
        <w:bottom w:val="none" w:sz="0" w:space="0" w:color="auto"/>
        <w:right w:val="none" w:sz="0" w:space="0" w:color="auto"/>
      </w:divBdr>
    </w:div>
    <w:div w:id="751246392">
      <w:bodyDiv w:val="1"/>
      <w:marLeft w:val="0"/>
      <w:marRight w:val="0"/>
      <w:marTop w:val="0"/>
      <w:marBottom w:val="0"/>
      <w:divBdr>
        <w:top w:val="none" w:sz="0" w:space="0" w:color="auto"/>
        <w:left w:val="none" w:sz="0" w:space="0" w:color="auto"/>
        <w:bottom w:val="none" w:sz="0" w:space="0" w:color="auto"/>
        <w:right w:val="none" w:sz="0" w:space="0" w:color="auto"/>
      </w:divBdr>
    </w:div>
    <w:div w:id="757486891">
      <w:bodyDiv w:val="1"/>
      <w:marLeft w:val="0"/>
      <w:marRight w:val="0"/>
      <w:marTop w:val="0"/>
      <w:marBottom w:val="0"/>
      <w:divBdr>
        <w:top w:val="none" w:sz="0" w:space="0" w:color="auto"/>
        <w:left w:val="none" w:sz="0" w:space="0" w:color="auto"/>
        <w:bottom w:val="none" w:sz="0" w:space="0" w:color="auto"/>
        <w:right w:val="none" w:sz="0" w:space="0" w:color="auto"/>
      </w:divBdr>
    </w:div>
    <w:div w:id="782070386">
      <w:bodyDiv w:val="1"/>
      <w:marLeft w:val="0"/>
      <w:marRight w:val="0"/>
      <w:marTop w:val="0"/>
      <w:marBottom w:val="0"/>
      <w:divBdr>
        <w:top w:val="none" w:sz="0" w:space="0" w:color="auto"/>
        <w:left w:val="none" w:sz="0" w:space="0" w:color="auto"/>
        <w:bottom w:val="none" w:sz="0" w:space="0" w:color="auto"/>
        <w:right w:val="none" w:sz="0" w:space="0" w:color="auto"/>
      </w:divBdr>
    </w:div>
    <w:div w:id="810757983">
      <w:bodyDiv w:val="1"/>
      <w:marLeft w:val="0"/>
      <w:marRight w:val="0"/>
      <w:marTop w:val="0"/>
      <w:marBottom w:val="0"/>
      <w:divBdr>
        <w:top w:val="none" w:sz="0" w:space="0" w:color="auto"/>
        <w:left w:val="none" w:sz="0" w:space="0" w:color="auto"/>
        <w:bottom w:val="none" w:sz="0" w:space="0" w:color="auto"/>
        <w:right w:val="none" w:sz="0" w:space="0" w:color="auto"/>
      </w:divBdr>
    </w:div>
    <w:div w:id="827205927">
      <w:bodyDiv w:val="1"/>
      <w:marLeft w:val="0"/>
      <w:marRight w:val="0"/>
      <w:marTop w:val="0"/>
      <w:marBottom w:val="0"/>
      <w:divBdr>
        <w:top w:val="none" w:sz="0" w:space="0" w:color="auto"/>
        <w:left w:val="none" w:sz="0" w:space="0" w:color="auto"/>
        <w:bottom w:val="none" w:sz="0" w:space="0" w:color="auto"/>
        <w:right w:val="none" w:sz="0" w:space="0" w:color="auto"/>
      </w:divBdr>
    </w:div>
    <w:div w:id="844855945">
      <w:bodyDiv w:val="1"/>
      <w:marLeft w:val="0"/>
      <w:marRight w:val="0"/>
      <w:marTop w:val="0"/>
      <w:marBottom w:val="0"/>
      <w:divBdr>
        <w:top w:val="none" w:sz="0" w:space="0" w:color="auto"/>
        <w:left w:val="none" w:sz="0" w:space="0" w:color="auto"/>
        <w:bottom w:val="none" w:sz="0" w:space="0" w:color="auto"/>
        <w:right w:val="none" w:sz="0" w:space="0" w:color="auto"/>
      </w:divBdr>
    </w:div>
    <w:div w:id="845051089">
      <w:bodyDiv w:val="1"/>
      <w:marLeft w:val="0"/>
      <w:marRight w:val="0"/>
      <w:marTop w:val="0"/>
      <w:marBottom w:val="0"/>
      <w:divBdr>
        <w:top w:val="none" w:sz="0" w:space="0" w:color="auto"/>
        <w:left w:val="none" w:sz="0" w:space="0" w:color="auto"/>
        <w:bottom w:val="none" w:sz="0" w:space="0" w:color="auto"/>
        <w:right w:val="none" w:sz="0" w:space="0" w:color="auto"/>
      </w:divBdr>
    </w:div>
    <w:div w:id="854881724">
      <w:bodyDiv w:val="1"/>
      <w:marLeft w:val="0"/>
      <w:marRight w:val="0"/>
      <w:marTop w:val="0"/>
      <w:marBottom w:val="0"/>
      <w:divBdr>
        <w:top w:val="none" w:sz="0" w:space="0" w:color="auto"/>
        <w:left w:val="none" w:sz="0" w:space="0" w:color="auto"/>
        <w:bottom w:val="none" w:sz="0" w:space="0" w:color="auto"/>
        <w:right w:val="none" w:sz="0" w:space="0" w:color="auto"/>
      </w:divBdr>
    </w:div>
    <w:div w:id="873271698">
      <w:bodyDiv w:val="1"/>
      <w:marLeft w:val="0"/>
      <w:marRight w:val="0"/>
      <w:marTop w:val="0"/>
      <w:marBottom w:val="0"/>
      <w:divBdr>
        <w:top w:val="none" w:sz="0" w:space="0" w:color="auto"/>
        <w:left w:val="none" w:sz="0" w:space="0" w:color="auto"/>
        <w:bottom w:val="none" w:sz="0" w:space="0" w:color="auto"/>
        <w:right w:val="none" w:sz="0" w:space="0" w:color="auto"/>
      </w:divBdr>
    </w:div>
    <w:div w:id="961694804">
      <w:bodyDiv w:val="1"/>
      <w:marLeft w:val="0"/>
      <w:marRight w:val="0"/>
      <w:marTop w:val="0"/>
      <w:marBottom w:val="0"/>
      <w:divBdr>
        <w:top w:val="none" w:sz="0" w:space="0" w:color="auto"/>
        <w:left w:val="none" w:sz="0" w:space="0" w:color="auto"/>
        <w:bottom w:val="none" w:sz="0" w:space="0" w:color="auto"/>
        <w:right w:val="none" w:sz="0" w:space="0" w:color="auto"/>
      </w:divBdr>
    </w:div>
    <w:div w:id="986934317">
      <w:bodyDiv w:val="1"/>
      <w:marLeft w:val="0"/>
      <w:marRight w:val="0"/>
      <w:marTop w:val="0"/>
      <w:marBottom w:val="0"/>
      <w:divBdr>
        <w:top w:val="none" w:sz="0" w:space="0" w:color="auto"/>
        <w:left w:val="none" w:sz="0" w:space="0" w:color="auto"/>
        <w:bottom w:val="none" w:sz="0" w:space="0" w:color="auto"/>
        <w:right w:val="none" w:sz="0" w:space="0" w:color="auto"/>
      </w:divBdr>
    </w:div>
    <w:div w:id="1002010397">
      <w:bodyDiv w:val="1"/>
      <w:marLeft w:val="0"/>
      <w:marRight w:val="0"/>
      <w:marTop w:val="0"/>
      <w:marBottom w:val="0"/>
      <w:divBdr>
        <w:top w:val="none" w:sz="0" w:space="0" w:color="auto"/>
        <w:left w:val="none" w:sz="0" w:space="0" w:color="auto"/>
        <w:bottom w:val="none" w:sz="0" w:space="0" w:color="auto"/>
        <w:right w:val="none" w:sz="0" w:space="0" w:color="auto"/>
      </w:divBdr>
    </w:div>
    <w:div w:id="1027606672">
      <w:bodyDiv w:val="1"/>
      <w:marLeft w:val="0"/>
      <w:marRight w:val="0"/>
      <w:marTop w:val="0"/>
      <w:marBottom w:val="0"/>
      <w:divBdr>
        <w:top w:val="none" w:sz="0" w:space="0" w:color="auto"/>
        <w:left w:val="none" w:sz="0" w:space="0" w:color="auto"/>
        <w:bottom w:val="none" w:sz="0" w:space="0" w:color="auto"/>
        <w:right w:val="none" w:sz="0" w:space="0" w:color="auto"/>
      </w:divBdr>
    </w:div>
    <w:div w:id="1083185620">
      <w:bodyDiv w:val="1"/>
      <w:marLeft w:val="0"/>
      <w:marRight w:val="0"/>
      <w:marTop w:val="0"/>
      <w:marBottom w:val="0"/>
      <w:divBdr>
        <w:top w:val="none" w:sz="0" w:space="0" w:color="auto"/>
        <w:left w:val="none" w:sz="0" w:space="0" w:color="auto"/>
        <w:bottom w:val="none" w:sz="0" w:space="0" w:color="auto"/>
        <w:right w:val="none" w:sz="0" w:space="0" w:color="auto"/>
      </w:divBdr>
    </w:div>
    <w:div w:id="1133600910">
      <w:bodyDiv w:val="1"/>
      <w:marLeft w:val="0"/>
      <w:marRight w:val="0"/>
      <w:marTop w:val="0"/>
      <w:marBottom w:val="0"/>
      <w:divBdr>
        <w:top w:val="none" w:sz="0" w:space="0" w:color="auto"/>
        <w:left w:val="none" w:sz="0" w:space="0" w:color="auto"/>
        <w:bottom w:val="none" w:sz="0" w:space="0" w:color="auto"/>
        <w:right w:val="none" w:sz="0" w:space="0" w:color="auto"/>
      </w:divBdr>
    </w:div>
    <w:div w:id="1191843036">
      <w:bodyDiv w:val="1"/>
      <w:marLeft w:val="0"/>
      <w:marRight w:val="0"/>
      <w:marTop w:val="0"/>
      <w:marBottom w:val="0"/>
      <w:divBdr>
        <w:top w:val="none" w:sz="0" w:space="0" w:color="auto"/>
        <w:left w:val="none" w:sz="0" w:space="0" w:color="auto"/>
        <w:bottom w:val="none" w:sz="0" w:space="0" w:color="auto"/>
        <w:right w:val="none" w:sz="0" w:space="0" w:color="auto"/>
      </w:divBdr>
    </w:div>
    <w:div w:id="1206989711">
      <w:bodyDiv w:val="1"/>
      <w:marLeft w:val="0"/>
      <w:marRight w:val="0"/>
      <w:marTop w:val="0"/>
      <w:marBottom w:val="0"/>
      <w:divBdr>
        <w:top w:val="none" w:sz="0" w:space="0" w:color="auto"/>
        <w:left w:val="none" w:sz="0" w:space="0" w:color="auto"/>
        <w:bottom w:val="none" w:sz="0" w:space="0" w:color="auto"/>
        <w:right w:val="none" w:sz="0" w:space="0" w:color="auto"/>
      </w:divBdr>
    </w:div>
    <w:div w:id="1216963898">
      <w:bodyDiv w:val="1"/>
      <w:marLeft w:val="0"/>
      <w:marRight w:val="0"/>
      <w:marTop w:val="0"/>
      <w:marBottom w:val="0"/>
      <w:divBdr>
        <w:top w:val="none" w:sz="0" w:space="0" w:color="auto"/>
        <w:left w:val="none" w:sz="0" w:space="0" w:color="auto"/>
        <w:bottom w:val="none" w:sz="0" w:space="0" w:color="auto"/>
        <w:right w:val="none" w:sz="0" w:space="0" w:color="auto"/>
      </w:divBdr>
    </w:div>
    <w:div w:id="1282953565">
      <w:bodyDiv w:val="1"/>
      <w:marLeft w:val="0"/>
      <w:marRight w:val="0"/>
      <w:marTop w:val="0"/>
      <w:marBottom w:val="0"/>
      <w:divBdr>
        <w:top w:val="none" w:sz="0" w:space="0" w:color="auto"/>
        <w:left w:val="none" w:sz="0" w:space="0" w:color="auto"/>
        <w:bottom w:val="none" w:sz="0" w:space="0" w:color="auto"/>
        <w:right w:val="none" w:sz="0" w:space="0" w:color="auto"/>
      </w:divBdr>
    </w:div>
    <w:div w:id="1368530959">
      <w:bodyDiv w:val="1"/>
      <w:marLeft w:val="0"/>
      <w:marRight w:val="0"/>
      <w:marTop w:val="0"/>
      <w:marBottom w:val="0"/>
      <w:divBdr>
        <w:top w:val="none" w:sz="0" w:space="0" w:color="auto"/>
        <w:left w:val="none" w:sz="0" w:space="0" w:color="auto"/>
        <w:bottom w:val="none" w:sz="0" w:space="0" w:color="auto"/>
        <w:right w:val="none" w:sz="0" w:space="0" w:color="auto"/>
      </w:divBdr>
    </w:div>
    <w:div w:id="1388528762">
      <w:bodyDiv w:val="1"/>
      <w:marLeft w:val="0"/>
      <w:marRight w:val="0"/>
      <w:marTop w:val="0"/>
      <w:marBottom w:val="0"/>
      <w:divBdr>
        <w:top w:val="none" w:sz="0" w:space="0" w:color="auto"/>
        <w:left w:val="none" w:sz="0" w:space="0" w:color="auto"/>
        <w:bottom w:val="none" w:sz="0" w:space="0" w:color="auto"/>
        <w:right w:val="none" w:sz="0" w:space="0" w:color="auto"/>
      </w:divBdr>
    </w:div>
    <w:div w:id="1428769341">
      <w:bodyDiv w:val="1"/>
      <w:marLeft w:val="0"/>
      <w:marRight w:val="0"/>
      <w:marTop w:val="0"/>
      <w:marBottom w:val="0"/>
      <w:divBdr>
        <w:top w:val="none" w:sz="0" w:space="0" w:color="auto"/>
        <w:left w:val="none" w:sz="0" w:space="0" w:color="auto"/>
        <w:bottom w:val="none" w:sz="0" w:space="0" w:color="auto"/>
        <w:right w:val="none" w:sz="0" w:space="0" w:color="auto"/>
      </w:divBdr>
    </w:div>
    <w:div w:id="1433741109">
      <w:bodyDiv w:val="1"/>
      <w:marLeft w:val="0"/>
      <w:marRight w:val="0"/>
      <w:marTop w:val="0"/>
      <w:marBottom w:val="0"/>
      <w:divBdr>
        <w:top w:val="none" w:sz="0" w:space="0" w:color="auto"/>
        <w:left w:val="none" w:sz="0" w:space="0" w:color="auto"/>
        <w:bottom w:val="none" w:sz="0" w:space="0" w:color="auto"/>
        <w:right w:val="none" w:sz="0" w:space="0" w:color="auto"/>
      </w:divBdr>
    </w:div>
    <w:div w:id="1639069839">
      <w:bodyDiv w:val="1"/>
      <w:marLeft w:val="0"/>
      <w:marRight w:val="0"/>
      <w:marTop w:val="0"/>
      <w:marBottom w:val="0"/>
      <w:divBdr>
        <w:top w:val="none" w:sz="0" w:space="0" w:color="auto"/>
        <w:left w:val="none" w:sz="0" w:space="0" w:color="auto"/>
        <w:bottom w:val="none" w:sz="0" w:space="0" w:color="auto"/>
        <w:right w:val="none" w:sz="0" w:space="0" w:color="auto"/>
      </w:divBdr>
    </w:div>
    <w:div w:id="1714891483">
      <w:bodyDiv w:val="1"/>
      <w:marLeft w:val="0"/>
      <w:marRight w:val="0"/>
      <w:marTop w:val="0"/>
      <w:marBottom w:val="0"/>
      <w:divBdr>
        <w:top w:val="none" w:sz="0" w:space="0" w:color="auto"/>
        <w:left w:val="none" w:sz="0" w:space="0" w:color="auto"/>
        <w:bottom w:val="none" w:sz="0" w:space="0" w:color="auto"/>
        <w:right w:val="none" w:sz="0" w:space="0" w:color="auto"/>
      </w:divBdr>
    </w:div>
    <w:div w:id="1955478784">
      <w:bodyDiv w:val="1"/>
      <w:marLeft w:val="0"/>
      <w:marRight w:val="0"/>
      <w:marTop w:val="0"/>
      <w:marBottom w:val="0"/>
      <w:divBdr>
        <w:top w:val="none" w:sz="0" w:space="0" w:color="auto"/>
        <w:left w:val="none" w:sz="0" w:space="0" w:color="auto"/>
        <w:bottom w:val="none" w:sz="0" w:space="0" w:color="auto"/>
        <w:right w:val="none" w:sz="0" w:space="0" w:color="auto"/>
      </w:divBdr>
    </w:div>
    <w:div w:id="1975600984">
      <w:bodyDiv w:val="1"/>
      <w:marLeft w:val="0"/>
      <w:marRight w:val="0"/>
      <w:marTop w:val="0"/>
      <w:marBottom w:val="0"/>
      <w:divBdr>
        <w:top w:val="none" w:sz="0" w:space="0" w:color="auto"/>
        <w:left w:val="none" w:sz="0" w:space="0" w:color="auto"/>
        <w:bottom w:val="none" w:sz="0" w:space="0" w:color="auto"/>
        <w:right w:val="none" w:sz="0" w:space="0" w:color="auto"/>
      </w:divBdr>
    </w:div>
    <w:div w:id="213328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zabatan\Downloads\IVCAM2.0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EA7B3EC026B439B8A06AC61C07252" ma:contentTypeVersion="0" ma:contentTypeDescription="Create a new document." ma:contentTypeScope="" ma:versionID="f6d50daf82849830dce32199866cbe4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75576-E351-4FB2-8071-A0D8B541EC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F9925E-DCF1-4385-B2F5-C17A3FDA2E80}">
  <ds:schemaRefs>
    <ds:schemaRef ds:uri="http://schemas.microsoft.com/sharepoint/v3/contenttype/forms"/>
  </ds:schemaRefs>
</ds:datastoreItem>
</file>

<file path=customXml/itemProps3.xml><?xml version="1.0" encoding="utf-8"?>
<ds:datastoreItem xmlns:ds="http://schemas.openxmlformats.org/officeDocument/2006/customXml" ds:itemID="{487FAD1F-D528-4C0E-8FBC-96F77FD73449}">
  <ds:schemaRefs>
    <ds:schemaRef ds:uri="http://purl.org/dc/terms/"/>
    <ds:schemaRef ds:uri="http://schemas.microsoft.com/office/2006/metadata/properties"/>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EFE37378-D63E-4104-A24C-FF464470E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IVCAM2.0_TEMPLATE.dotx</Template>
  <TotalTime>355</TotalTime>
  <Pages>15</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IVCAM2.0 3D Imaging Camera</vt:lpstr>
    </vt:vector>
  </TitlesOfParts>
  <Company/>
  <LinksUpToDate>false</LinksUpToDate>
  <CharactersWithSpaces>8910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IVCAM2.0 3D Imaging Camera</dc:title>
  <dc:subject/>
  <dc:creator>Zabatani, Aviad</dc:creator>
  <cp:keywords/>
  <dc:description/>
  <cp:lastModifiedBy>Zabatani, Aviad</cp:lastModifiedBy>
  <cp:revision>23</cp:revision>
  <cp:lastPrinted>2016-02-17T09:08:00Z</cp:lastPrinted>
  <dcterms:created xsi:type="dcterms:W3CDTF">2016-08-08T16:30:00Z</dcterms:created>
  <dcterms:modified xsi:type="dcterms:W3CDTF">2016-12-27T12:38:00Z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0x010100254EA7B3EC026B439B8A06AC61C07252</vt:lpwstr>
  </property>
</Properties>
</file>